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华文中宋" w:hAnsi="华文中宋" w:eastAsia="华文中宋"/>
          <w:b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hAnsi="华文中宋" w:eastAsia="华文中宋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-117.3pt;margin-top:13.9pt;height:640.85pt;width:27pt;z-index:251659264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bmUDU3AAAAA0B&#10;AAAPAAAAAAAAAAEAIAAAACIAAABkcnMvZG93bnJldi54bWxQSwECFAAUAAAACACHTuJAvUoDXfsC&#10;AABOBwAADgAAAAAAAAABACAAAAArAQAAZHJzL2Uyb0RvYy54bWxQSwUGAAAAAAYABgBZAQAAmAYA&#10;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hAnsi="华文中宋" w:eastAsia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/>
          <w:b/>
          <w:w w:val="96"/>
          <w:sz w:val="30"/>
          <w:szCs w:val="30"/>
        </w:rPr>
        <w:t>华</w:t>
      </w:r>
      <w:r>
        <w:rPr>
          <w:rFonts w:ascii="黑体" w:hAnsi="黑体" w:eastAsia="黑体"/>
          <w:b/>
          <w:w w:val="96"/>
          <w:sz w:val="30"/>
          <w:szCs w:val="30"/>
        </w:rPr>
        <w:t>中科技大学</w:t>
      </w:r>
      <w:r>
        <w:rPr>
          <w:rFonts w:hint="eastAsia" w:ascii="黑体" w:hAnsi="黑体" w:eastAsia="黑体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hAnsi="黑体" w:eastAsia="黑体"/>
          <w:b/>
          <w:w w:val="96"/>
          <w:sz w:val="30"/>
          <w:szCs w:val="30"/>
        </w:rPr>
        <w:t>202</w:t>
      </w:r>
      <w:r>
        <w:rPr>
          <w:rFonts w:hint="eastAsia" w:ascii="黑体" w:hAnsi="黑体" w:eastAsia="黑体"/>
          <w:b/>
          <w:w w:val="96"/>
          <w:sz w:val="30"/>
          <w:szCs w:val="30"/>
        </w:rPr>
        <w:t>4第一学期</w:t>
      </w:r>
    </w:p>
    <w:p>
      <w:pPr>
        <w:ind w:leftChars="-135" w:hanging="283" w:hangingChars="94"/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“ 计算机系统基础 ”模拟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649"/>
        <w:gridCol w:w="1328"/>
        <w:gridCol w:w="1417"/>
        <w:gridCol w:w="1276"/>
        <w:gridCol w:w="18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>
            <w:rPr>
              <w:b/>
              <w:sz w:val="24"/>
            </w:rPr>
          </w:sdtEndPr>
          <w:sdtContent>
            <w:tc>
              <w:tcPr>
                <w:tcW w:w="1649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3-12-03T00:00:00Z">
              <w:dateFormat w:val="yyyy-MM-dd"/>
              <w:lid w:val="zh-CN"/>
              <w:storeMappedDataAs w:val="datetime"/>
              <w:calendar w:val="gregorian"/>
            </w:date>
          </w:sdtPr>
          <w:sdtEndPr>
            <w:rPr>
              <w:b/>
              <w:sz w:val="24"/>
            </w:rPr>
          </w:sdtEndPr>
          <w:sdtContent>
            <w:tc>
              <w:tcPr>
                <w:tcW w:w="1417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2023-12-03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学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号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姓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名</w:t>
            </w:r>
          </w:p>
        </w:tc>
        <w:tc>
          <w:tcPr>
            <w:tcW w:w="1831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>
            <w:pPr>
              <w:jc w:val="center"/>
              <w:rPr>
                <w:b/>
                <w:sz w:val="24"/>
              </w:rPr>
            </w:pPr>
          </w:p>
        </w:tc>
      </w:tr>
    </w:tbl>
    <w:p>
      <w:pPr>
        <w:ind w:firstLine="120" w:firstLineChars="50"/>
        <w:jc w:val="center"/>
        <w:rPr>
          <w:b/>
          <w:sz w:val="24"/>
        </w:rPr>
      </w:pPr>
    </w:p>
    <w:tbl>
      <w:tblPr>
        <w:tblStyle w:val="7"/>
        <w:tblW w:w="8779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核对人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>
      <w:pPr>
        <w:rPr>
          <w:color w:val="ED7D31"/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计算机工作基本原理填空</w:t>
      </w:r>
      <w:r>
        <w:rPr>
          <w:b/>
          <w:szCs w:val="21"/>
        </w:rPr>
        <w:t>（共20分</w:t>
      </w:r>
      <w:r>
        <w:rPr>
          <w:rFonts w:hint="eastAsia"/>
          <w:b/>
          <w:szCs w:val="21"/>
        </w:rPr>
        <w:t>，每空1分</w:t>
      </w:r>
      <w:r>
        <w:rPr>
          <w:b/>
          <w:szCs w:val="21"/>
        </w:rPr>
        <w:t>）</w:t>
      </w:r>
    </w:p>
    <w:p>
      <w:pPr>
        <w:rPr>
          <w:color w:val="ED7D31"/>
        </w:rPr>
      </w:pPr>
    </w:p>
    <w:p>
      <w:pPr>
        <w:rPr>
          <w:color w:val="ED7D31"/>
        </w:rPr>
      </w:pPr>
    </w:p>
    <w:p>
      <w:pPr>
        <w:adjustRightInd w:val="0"/>
        <w:snapToGrid w:val="0"/>
        <w:spacing w:line="420" w:lineRule="auto"/>
      </w:pPr>
      <w:r>
        <w:rPr>
          <w:rFonts w:hint="eastAsia"/>
        </w:rPr>
        <w:t>1、计算机采用存储程序的工作方式，自动逐条取出和执行指令。指令在内存中的存储地址由程序计数器指明（Intel</w:t>
      </w:r>
      <w:r>
        <w:t xml:space="preserve"> 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中为指令指示器EIP</w:t>
      </w:r>
      <w:r>
        <w:t xml:space="preserve"> </w:t>
      </w:r>
      <w:r>
        <w:rPr>
          <w:rFonts w:hint="eastAsia"/>
        </w:rPr>
        <w:t>或者RIP，下面以 EIP为例）。E</w:t>
      </w:r>
      <w:r>
        <w:t>IP</w:t>
      </w:r>
      <w:r>
        <w:rPr>
          <w:rFonts w:hint="eastAsia"/>
        </w:rPr>
        <w:t>自动变化的规则和变化方式如下：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在取出指令、对指令进行译码后，EIP会自动加上_</w:t>
      </w:r>
      <w:r>
        <w:t>__________________</w:t>
      </w:r>
      <w:r>
        <w:rPr>
          <w:rFonts w:hint="eastAsia"/>
        </w:rPr>
        <w:t>；若该指令不涉及转移，则可以实现程序的顺序执行；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若指令是条件转移指令，如_</w:t>
      </w:r>
      <w:r>
        <w:t>_______</w:t>
      </w:r>
      <w:r>
        <w:rPr>
          <w:rFonts w:hint="eastAsia"/>
        </w:rPr>
        <w:t>LP</w:t>
      </w:r>
      <w:r>
        <w:t xml:space="preserve"> (LP</w:t>
      </w:r>
      <w:r>
        <w:rPr>
          <w:rFonts w:hint="eastAsia"/>
        </w:rPr>
        <w:t>为</w:t>
      </w:r>
      <w:r>
        <w:t>一个标号)</w:t>
      </w:r>
      <w:r>
        <w:rPr>
          <w:rFonts w:hint="eastAsia"/>
        </w:rPr>
        <w:t>，在Z</w:t>
      </w:r>
      <w:r>
        <w:t>F=1</w:t>
      </w:r>
      <w:r>
        <w:rPr>
          <w:rFonts w:hint="eastAsia"/>
        </w:rPr>
        <w:t>时，会执行（EIP）+位移量</w:t>
      </w:r>
      <w:r>
        <w:t xml:space="preserve">→ EIP , </w:t>
      </w:r>
      <w:r>
        <w:rPr>
          <w:rFonts w:hint="eastAsia"/>
        </w:rPr>
        <w:t>其实质操作是将_</w:t>
      </w:r>
      <w:r>
        <w:t>__</w:t>
      </w:r>
      <w:r>
        <w:rPr>
          <w:u w:val="single"/>
        </w:rPr>
        <w:t xml:space="preserve">                     </w:t>
      </w:r>
      <w:r>
        <w:rPr>
          <w:rFonts w:hint="eastAsia"/>
        </w:rPr>
        <w:t>送到E</w:t>
      </w:r>
      <w:r>
        <w:t>IP</w:t>
      </w:r>
      <w:r>
        <w:rPr>
          <w:rFonts w:hint="eastAsia"/>
        </w:rPr>
        <w:t>中；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若指令是无条件转移指令JMP， 除了直接跳转外，还可以进行间接跳转。借助于寄存器EAX，通过间接跳转实现与“JMP</w:t>
      </w:r>
      <w:r>
        <w:t xml:space="preserve"> </w:t>
      </w:r>
      <w:r>
        <w:rPr>
          <w:rFonts w:hint="eastAsia"/>
        </w:rPr>
        <w:t xml:space="preserve"> LP”相同的功能，可以使用语句：</w:t>
      </w:r>
    </w:p>
    <w:p>
      <w:pPr>
        <w:adjustRightInd w:val="0"/>
        <w:snapToGrid w:val="0"/>
        <w:spacing w:line="420" w:lineRule="auto"/>
        <w:rPr>
          <w:u w:val="single"/>
        </w:rPr>
      </w:pPr>
      <w:r>
        <w:rPr>
          <w:rFonts w:hint="eastAsia"/>
        </w:rPr>
        <w:t xml:space="preserve"> </w:t>
      </w:r>
      <w:r>
        <w:t xml:space="preserve">       </w:t>
      </w:r>
      <w:r>
        <w:rPr>
          <w:u w:val="single"/>
        </w:rPr>
        <w:t xml:space="preserve">                   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                      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借助堆栈段和子程序返回指令，实现与“JMP</w:t>
      </w:r>
      <w:r>
        <w:t xml:space="preserve"> </w:t>
      </w:r>
      <w:r>
        <w:rPr>
          <w:rFonts w:hint="eastAsia"/>
        </w:rPr>
        <w:t xml:space="preserve"> LP”相同的功能，可以使用语句：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                        </w:t>
      </w:r>
    </w:p>
    <w:p>
      <w:pPr>
        <w:adjustRightInd w:val="0"/>
        <w:snapToGrid w:val="0"/>
        <w:spacing w:line="420" w:lineRule="auto"/>
        <w:ind w:firstLine="840" w:firstLineChars="400"/>
        <w:rPr>
          <w:u w:val="single"/>
        </w:rPr>
      </w:pPr>
      <w:r>
        <w:rPr>
          <w:u w:val="single"/>
        </w:rPr>
        <w:t xml:space="preserve">                        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 xml:space="preserve">执行 </w:t>
      </w:r>
      <w:r>
        <w:t xml:space="preserve">CALL </w:t>
      </w:r>
      <w:r>
        <w:rPr>
          <w:rFonts w:hint="eastAsia"/>
        </w:rPr>
        <w:t>指令时，C</w:t>
      </w:r>
      <w:r>
        <w:t xml:space="preserve">PU </w:t>
      </w:r>
      <w:r>
        <w:rPr>
          <w:rFonts w:hint="eastAsia"/>
        </w:rPr>
        <w:t>会_</w:t>
      </w:r>
      <w:r>
        <w:t>________________________</w:t>
      </w:r>
      <w:r>
        <w:rPr>
          <w:rFonts w:hint="eastAsia"/>
        </w:rPr>
        <w:t>__</w:t>
      </w:r>
      <w:r>
        <w:t>___________________</w:t>
      </w:r>
      <w:r>
        <w:rPr>
          <w:rFonts w:hint="eastAsia"/>
        </w:rPr>
        <w:t>；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rPr>
          <w:rFonts w:hint="eastAsia"/>
        </w:rPr>
        <w:t>在程序运行过程中，出现中断信号时，CPU会根据中断类型号，利用_</w:t>
      </w:r>
      <w:r>
        <w:t>_______________________</w:t>
      </w:r>
      <w:r>
        <w:rPr>
          <w:rFonts w:hint="eastAsia"/>
        </w:rPr>
        <w:t>找到中断处理程序的入口地址。中断处理程序中有_</w:t>
      </w:r>
      <w:r>
        <w:t>_________</w:t>
      </w:r>
      <w:r>
        <w:rPr>
          <w:rFonts w:hint="eastAsia"/>
        </w:rPr>
        <w:t xml:space="preserve">指令，从栈中取出进入中断处理程序前保存的断点地址送给 </w:t>
      </w:r>
      <w:r>
        <w:t>EIP</w:t>
      </w:r>
      <w:r>
        <w:rPr>
          <w:rFonts w:hint="eastAsia"/>
        </w:rPr>
        <w:t>，从而实现被中断程序的继续执行。</w:t>
      </w:r>
      <w:r>
        <w:t xml:space="preserve"> </w:t>
      </w:r>
    </w:p>
    <w:p>
      <w:pPr>
        <w:adjustRightInd w:val="0"/>
        <w:snapToGrid w:val="0"/>
        <w:spacing w:line="420" w:lineRule="auto"/>
      </w:pPr>
      <w:r>
        <w:rPr>
          <w:rFonts w:hint="eastAsia"/>
          <w:color w:val="ED7D31"/>
        </w:rPr>
        <w:t xml:space="preserve"> </w:t>
      </w:r>
      <w:r>
        <w:rPr>
          <w:color w:val="ED7D31"/>
        </w:rPr>
        <w:t xml:space="preserve">  </w:t>
      </w:r>
      <w:r>
        <w:t>2</w:t>
      </w:r>
      <w:r>
        <w:rPr>
          <w:rFonts w:hint="eastAsia"/>
        </w:rPr>
        <w:t>、机器指令一般都有操作对象，指令中可以直接存放常量操作数或者操作数的地址。操作数的地址有多种表达方式。</w:t>
      </w:r>
      <w:r>
        <w:t xml:space="preserve"> </w:t>
      </w:r>
      <w:r>
        <w:rPr>
          <w:rFonts w:hint="eastAsia"/>
        </w:rPr>
        <w:t>下面一段代码给出了访问同一单元的多种C</w:t>
      </w:r>
      <w:r>
        <w:t xml:space="preserve"> </w:t>
      </w:r>
      <w:r>
        <w:rPr>
          <w:rFonts w:hint="eastAsia"/>
        </w:rPr>
        <w:t xml:space="preserve">语句。请回答C语句访问方式与机器指令的对应关系。 </w:t>
      </w:r>
      <w:r>
        <w:t xml:space="preserve"> </w:t>
      </w:r>
    </w:p>
    <w:p>
      <w:pPr>
        <w:adjustRightInd w:val="0"/>
        <w:snapToGrid w:val="0"/>
        <w:spacing w:line="420" w:lineRule="auto"/>
        <w:ind w:left="420" w:leftChars="200"/>
      </w:pPr>
      <w:r>
        <w:t xml:space="preserve">int global[5] = { 10,20,30,40,50 };   </w:t>
      </w:r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全局变量</w:t>
      </w:r>
    </w:p>
    <w:p>
      <w:pPr>
        <w:adjustRightInd w:val="0"/>
        <w:snapToGrid w:val="0"/>
        <w:spacing w:line="420" w:lineRule="auto"/>
        <w:ind w:left="420" w:leftChars="200"/>
      </w:pPr>
      <w:r>
        <w:rPr>
          <w:rFonts w:hint="eastAsia"/>
        </w:rPr>
        <w:t>void</w:t>
      </w:r>
      <w:r>
        <w:t xml:space="preserve">  </w:t>
      </w:r>
      <w:r>
        <w:rPr>
          <w:rFonts w:hint="eastAsia"/>
        </w:rPr>
        <w:t>f</w:t>
      </w:r>
      <w:r>
        <w:t>unc ( )</w:t>
      </w:r>
    </w:p>
    <w:p>
      <w:pPr>
        <w:adjustRightInd w:val="0"/>
        <w:snapToGrid w:val="0"/>
        <w:spacing w:line="420" w:lineRule="auto"/>
        <w:ind w:left="420" w:leftChars="200"/>
      </w:pPr>
      <w:r>
        <w:t>{</w:t>
      </w:r>
      <w:r>
        <w:tab/>
      </w:r>
      <w:r>
        <w:t>int  local[5] = { 10,20,30,40,50 };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int  i = 2;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int  *p;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global[i] = 25;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*(global + 2) = 25;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p = &amp;global[2];</w:t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*p = 25;</w:t>
      </w:r>
      <w:r>
        <w:tab/>
      </w:r>
    </w:p>
    <w:p>
      <w:pPr>
        <w:adjustRightInd w:val="0"/>
        <w:snapToGrid w:val="0"/>
        <w:spacing w:line="420" w:lineRule="auto"/>
        <w:ind w:left="420" w:leftChars="200"/>
      </w:pPr>
      <w:r>
        <w:tab/>
      </w:r>
      <w:r>
        <w:t>local[i] = 25;</w:t>
      </w:r>
    </w:p>
    <w:p>
      <w:pPr>
        <w:adjustRightInd w:val="0"/>
        <w:snapToGrid w:val="0"/>
        <w:spacing w:line="420" w:lineRule="auto"/>
        <w:ind w:left="420" w:leftChars="200"/>
      </w:pPr>
      <w:r>
        <w:rPr>
          <w:rFonts w:hint="eastAsia"/>
        </w:rPr>
        <w:t>}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在反汇编窗口看到g</w:t>
      </w:r>
      <w:r>
        <w:t>lobal[i]=25</w:t>
      </w:r>
      <w:r>
        <w:rPr>
          <w:rFonts w:hint="eastAsia"/>
        </w:rPr>
        <w:t xml:space="preserve">对应如下两条指令： </w:t>
      </w:r>
    </w:p>
    <w:p>
      <w:pPr>
        <w:adjustRightInd w:val="0"/>
        <w:snapToGrid w:val="0"/>
        <w:spacing w:line="420" w:lineRule="auto"/>
        <w:ind w:firstLine="735" w:firstLineChars="350"/>
      </w:pPr>
      <w:r>
        <w:t xml:space="preserve">mov  </w:t>
      </w:r>
      <w:r>
        <w:rPr>
          <w:rFonts w:hint="eastAsia"/>
        </w:rPr>
        <w:t>-0x18(%ebp), %</w:t>
      </w:r>
      <w:r>
        <w:t>eax</w:t>
      </w:r>
      <w:r>
        <w:rPr>
          <w:rFonts w:hint="eastAsia"/>
        </w:rPr>
        <w:t xml:space="preserve">      #</w:t>
      </w:r>
      <w:r>
        <w:t xml:space="preserve">  </w:t>
      </w:r>
      <w:r>
        <w:rPr>
          <w:rFonts w:hint="eastAsia"/>
        </w:rPr>
        <w:t xml:space="preserve">显示符号名时的语句为 </w:t>
      </w:r>
      <w:r>
        <w:t xml:space="preserve">mov </w:t>
      </w:r>
      <w:r>
        <w:rPr>
          <w:rFonts w:hint="eastAsia"/>
        </w:rPr>
        <w:t>i, %</w:t>
      </w:r>
      <w:r>
        <w:t>eax</w:t>
      </w:r>
      <w:r>
        <w:rPr>
          <w:rFonts w:hint="eastAsia"/>
        </w:rPr>
        <w:t xml:space="preserve">   </w:t>
      </w:r>
    </w:p>
    <w:p>
      <w:pPr>
        <w:adjustRightInd w:val="0"/>
        <w:snapToGrid w:val="0"/>
        <w:spacing w:line="420" w:lineRule="auto"/>
        <w:ind w:firstLine="735" w:firstLineChars="350"/>
      </w:pPr>
      <w:r>
        <w:t>mov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$0x19, 0x419000(, %</w:t>
      </w:r>
      <w:r>
        <w:t>eax</w:t>
      </w:r>
      <w:r>
        <w:rPr>
          <w:rFonts w:hint="eastAsia"/>
        </w:rPr>
        <w:t xml:space="preserve">, </w:t>
      </w:r>
      <w:r>
        <w:t>4</w:t>
      </w:r>
      <w:r>
        <w:rPr>
          <w:rFonts w:hint="eastAsia"/>
        </w:rPr>
        <w:t xml:space="preserve">)   </w:t>
      </w:r>
    </w:p>
    <w:p>
      <w:pPr>
        <w:adjustRightInd w:val="0"/>
        <w:snapToGrid w:val="0"/>
        <w:spacing w:line="420" w:lineRule="auto"/>
        <w:ind w:firstLine="420" w:firstLineChars="200"/>
      </w:pPr>
      <w:r>
        <w:rPr>
          <w:rFonts w:hint="eastAsia"/>
        </w:rPr>
        <w:t xml:space="preserve">第一条指令中变量i的地址表达式为 </w:t>
      </w:r>
      <w:r>
        <w:t>________________</w:t>
      </w:r>
      <w:r>
        <w:rPr>
          <w:rFonts w:hint="eastAsia"/>
        </w:rPr>
        <w:t xml:space="preserve"> ；第二条指令中目的操作数的寻址方式是</w:t>
      </w:r>
      <w:r>
        <w:t>___________________</w:t>
      </w:r>
      <w:r>
        <w:rPr>
          <w:rFonts w:hint="eastAsia"/>
        </w:rPr>
        <w:t>，数组g</w:t>
      </w:r>
      <w:r>
        <w:t>lobal</w:t>
      </w:r>
      <w:r>
        <w:rPr>
          <w:rFonts w:hint="eastAsia"/>
        </w:rPr>
        <w:t xml:space="preserve">的起始地址是 </w:t>
      </w:r>
      <w:r>
        <w:t>_____________________</w:t>
      </w:r>
      <w:r>
        <w:rPr>
          <w:rFonts w:hint="eastAsia"/>
        </w:rPr>
        <w:t>，目的操作数寻址中采用比例因子4的原因是__</w:t>
      </w:r>
      <w:r>
        <w:t>________________________</w:t>
      </w:r>
      <w:r>
        <w:rPr>
          <w:rFonts w:hint="eastAsia"/>
        </w:rPr>
        <w:t xml:space="preserve">。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t xml:space="preserve">*(global + 2) = 25; </w:t>
      </w:r>
      <w:r>
        <w:rPr>
          <w:rFonts w:hint="eastAsia"/>
        </w:rPr>
        <w:t xml:space="preserve">仅对应一条机器指令，指令为 </w:t>
      </w:r>
      <w:r>
        <w:t>__________________________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 xml:space="preserve">其目的操作数的寻址方式是 </w:t>
      </w:r>
      <w:r>
        <w:t xml:space="preserve">__________________________ </w:t>
      </w:r>
      <w:r>
        <w:rPr>
          <w:rFonts w:hint="eastAsia"/>
        </w:rPr>
        <w:t>。</w:t>
      </w:r>
      <w:r>
        <w:t xml:space="preserve"> </w:t>
      </w:r>
    </w:p>
    <w:p>
      <w:pPr>
        <w:adjustRightInd w:val="0"/>
        <w:snapToGrid w:val="0"/>
        <w:spacing w:line="420" w:lineRule="auto"/>
        <w:ind w:firstLine="420" w:firstLineChars="200"/>
      </w:pPr>
      <w:r>
        <w:rPr>
          <w:rFonts w:hint="eastAsia"/>
        </w:rPr>
        <w:t xml:space="preserve">③ </w:t>
      </w:r>
      <w:r>
        <w:tab/>
      </w:r>
      <w:r>
        <w:t>*</w:t>
      </w:r>
      <w:r>
        <w:rPr>
          <w:rFonts w:hint="eastAsia"/>
        </w:rPr>
        <w:t>p</w:t>
      </w:r>
      <w:r>
        <w:t xml:space="preserve"> = 25; </w:t>
      </w:r>
      <w:r>
        <w:rPr>
          <w:rFonts w:hint="eastAsia"/>
        </w:rPr>
        <w:t xml:space="preserve"> 如果变量p</w:t>
      </w:r>
      <w:r>
        <w:t xml:space="preserve"> </w:t>
      </w:r>
      <w:r>
        <w:rPr>
          <w:rFonts w:hint="eastAsia"/>
        </w:rPr>
        <w:t>的地址表达式为 -0x1c(%</w:t>
      </w:r>
      <w:r>
        <w:t>ebp</w:t>
      </w:r>
      <w:r>
        <w:rPr>
          <w:rFonts w:hint="eastAsia"/>
        </w:rPr>
        <w:t>)，访问存储单元(</w:t>
      </w:r>
      <w:r>
        <w:t>*p)</w:t>
      </w:r>
      <w:r>
        <w:rPr>
          <w:rFonts w:hint="eastAsia"/>
        </w:rPr>
        <w:t>时，使用的是寄存器间接寻址方式（使用寄存器 eax），则对应的两条汇编指令为：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 xml:space="preserve"> </w:t>
      </w:r>
      <w:r>
        <w:t>__________________________</w:t>
      </w:r>
    </w:p>
    <w:p>
      <w:pPr>
        <w:adjustRightInd w:val="0"/>
        <w:snapToGrid w:val="0"/>
        <w:spacing w:line="420" w:lineRule="auto"/>
        <w:ind w:firstLine="945" w:firstLineChars="450"/>
      </w:pPr>
      <w:r>
        <w:t xml:space="preserve">__________________________  </w:t>
      </w:r>
    </w:p>
    <w:p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l</w:t>
      </w:r>
      <w:r>
        <w:t>ocal</w:t>
      </w:r>
      <w:r>
        <w:rPr>
          <w:rFonts w:hint="eastAsia"/>
        </w:rPr>
        <w:t>[</w:t>
      </w:r>
      <w:r>
        <w:t>i]</w:t>
      </w:r>
      <w:r>
        <w:rPr>
          <w:rFonts w:hint="eastAsia"/>
        </w:rPr>
        <w:t>=</w:t>
      </w:r>
      <w:r>
        <w:t>25</w:t>
      </w:r>
      <w:r>
        <w:rPr>
          <w:rFonts w:hint="eastAsia"/>
        </w:rPr>
        <w:t>；访问l</w:t>
      </w:r>
      <w:r>
        <w:t>ocal</w:t>
      </w:r>
      <w:r>
        <w:rPr>
          <w:rFonts w:hint="eastAsia"/>
        </w:rPr>
        <w:t>[</w:t>
      </w:r>
      <w:r>
        <w:t xml:space="preserve">i] </w:t>
      </w:r>
      <w:r>
        <w:rPr>
          <w:rFonts w:hint="eastAsia"/>
        </w:rPr>
        <w:t xml:space="preserve">采用的是基址加变址寻址方式，对应的汇编指令如下： </w:t>
      </w:r>
    </w:p>
    <w:p>
      <w:pPr>
        <w:adjustRightInd w:val="0"/>
        <w:snapToGrid w:val="0"/>
        <w:spacing w:line="420" w:lineRule="auto"/>
        <w:ind w:firstLine="840" w:firstLineChars="400"/>
      </w:pPr>
      <w:r>
        <w:t>mov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-0x18(%ebp), _</w:t>
      </w:r>
      <w:r>
        <w:t>_______</w:t>
      </w:r>
    </w:p>
    <w:p>
      <w:pPr>
        <w:adjustRightInd w:val="0"/>
        <w:snapToGrid w:val="0"/>
        <w:spacing w:line="420" w:lineRule="auto"/>
        <w:ind w:firstLine="840" w:firstLineChars="400"/>
      </w:pPr>
      <w:r>
        <w:t>mov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$0x19, -0x14(%</w:t>
      </w:r>
      <w:r>
        <w:t>ebp</w:t>
      </w:r>
      <w:r>
        <w:rPr>
          <w:rFonts w:hint="eastAsia"/>
        </w:rPr>
        <w:t>, %</w:t>
      </w:r>
      <w:r>
        <w:t>eax</w:t>
      </w:r>
      <w:r>
        <w:rPr>
          <w:rFonts w:hint="eastAsia"/>
        </w:rPr>
        <w:t>, 4)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>与全局变量global空间分配位置不同，local的空间分配在栈上。</w:t>
      </w:r>
    </w:p>
    <w:p>
      <w:pPr>
        <w:adjustRightInd w:val="0"/>
        <w:snapToGrid w:val="0"/>
        <w:spacing w:line="420" w:lineRule="auto"/>
        <w:ind w:firstLine="840" w:firstLineChars="400"/>
      </w:pPr>
      <w:r>
        <w:rPr>
          <w:rFonts w:hint="eastAsia"/>
        </w:rPr>
        <w:t>数组</w:t>
      </w:r>
      <w:r>
        <w:t>l</w:t>
      </w:r>
      <w:r>
        <w:rPr>
          <w:rFonts w:hint="eastAsia"/>
        </w:rPr>
        <w:t>ocal的起始地址的表达式为：</w:t>
      </w:r>
      <w:r>
        <w:t>______________________</w:t>
      </w:r>
      <w:r>
        <w:rPr>
          <w:rFonts w:hint="eastAsia"/>
        </w:rPr>
        <w:t>。</w:t>
      </w:r>
    </w:p>
    <w:p>
      <w:pPr>
        <w:rPr>
          <w:color w:val="ED7D31"/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数据存储及C语句转换填空</w:t>
      </w:r>
      <w:r>
        <w:rPr>
          <w:b/>
          <w:szCs w:val="21"/>
        </w:rPr>
        <w:t>（共30分）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autoSpaceDE w:val="0"/>
        <w:autoSpaceDN w:val="0"/>
        <w:adjustRightInd w:val="0"/>
        <w:ind w:left="420" w:leftChars="200"/>
        <w:jc w:val="left"/>
      </w:pPr>
      <w:bookmarkStart w:id="0" w:name="_Hlk151042173"/>
      <w:r>
        <w:rPr>
          <w:rFonts w:hint="eastAsia"/>
        </w:rPr>
        <w:t>在Linux环境下，对一个C语言程序进行编译、链接、调试运行，程序片段如下。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min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(int x, int y)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int  t;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if (x &gt; y)  t= y;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else  t = x;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return  t;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void main( 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char buf[6] = "12345";    // '1'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ASCII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是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0x31</w:t>
      </w:r>
    </w:p>
    <w:p>
      <w:pPr>
        <w:pStyle w:val="16"/>
        <w:spacing w:line="288" w:lineRule="auto"/>
        <w:ind w:firstLine="840" w:firstLineChars="40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int  u = 0x20221204;      //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$0x20221204, -0x20(%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v =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-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32;             //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$0xffffffe0, -0x1c(%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w = 0;             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/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/ mov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$0, -0x18(%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ebp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)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w = min(u, v);</w:t>
      </w:r>
    </w:p>
    <w:p>
      <w:pPr>
        <w:pStyle w:val="16"/>
        <w:spacing w:line="288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w = *(int *)(buf+1);</w:t>
      </w:r>
    </w:p>
    <w:p>
      <w:pPr>
        <w:pStyle w:val="16"/>
        <w:spacing w:line="312" w:lineRule="auto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 xml:space="preserve">在调试时，在监视窗口中看到数组 </w:t>
      </w:r>
      <w:r>
        <w:t xml:space="preserve">buf </w:t>
      </w:r>
      <w:r>
        <w:rPr>
          <w:rFonts w:hint="eastAsia"/>
        </w:rPr>
        <w:t xml:space="preserve">的起始地址为 </w:t>
      </w:r>
      <w:r>
        <w:t>0x</w:t>
      </w:r>
      <w:r>
        <w:rPr>
          <w:rFonts w:hint="eastAsia"/>
        </w:rPr>
        <w:t xml:space="preserve">ffffb516，变量 </w:t>
      </w:r>
      <w:r>
        <w:t xml:space="preserve">u </w:t>
      </w:r>
      <w:r>
        <w:rPr>
          <w:rFonts w:hint="eastAsia"/>
        </w:rPr>
        <w:t>的地址（即&amp;</w:t>
      </w:r>
      <w:r>
        <w:t>u</w:t>
      </w:r>
      <w:r>
        <w:rPr>
          <w:rFonts w:hint="eastAsia"/>
        </w:rPr>
        <w:t xml:space="preserve">）为 </w:t>
      </w:r>
      <w:r>
        <w:t>0x</w:t>
      </w:r>
      <w:r>
        <w:rPr>
          <w:rFonts w:hint="eastAsia"/>
        </w:rPr>
        <w:t xml:space="preserve">ffffd508； </w:t>
      </w:r>
      <w:r>
        <w:t xml:space="preserve">v </w:t>
      </w:r>
      <w:r>
        <w:rPr>
          <w:rFonts w:hint="eastAsia"/>
        </w:rPr>
        <w:t>的地址(即&amp;</w:t>
      </w:r>
      <w:r>
        <w:t xml:space="preserve">v) </w:t>
      </w:r>
      <w:r>
        <w:rPr>
          <w:rFonts w:hint="eastAsia"/>
        </w:rPr>
        <w:t xml:space="preserve">为 </w:t>
      </w:r>
      <w:r>
        <w:t>0x</w:t>
      </w:r>
      <w:r>
        <w:rPr>
          <w:rFonts w:hint="eastAsia"/>
        </w:rPr>
        <w:t>ffffd50c。</w:t>
      </w:r>
      <w:r>
        <w:t xml:space="preserve"> </w:t>
      </w: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填写执行到“</w:t>
      </w:r>
      <w:r>
        <w:t>w=min(u, v)</w:t>
      </w:r>
      <w:r>
        <w:rPr>
          <w:rFonts w:hint="eastAsia"/>
        </w:rPr>
        <w:t>；”时，内存中数据存放的结果。要求以字节为单位、用1</w:t>
      </w:r>
      <w:r>
        <w:t>6</w:t>
      </w:r>
      <w:r>
        <w:rPr>
          <w:rFonts w:hint="eastAsia"/>
        </w:rPr>
        <w:t>进制数的形式填空，最左边是内存窗口显示的内存地址。（</w:t>
      </w:r>
      <w:r>
        <w:t>6</w:t>
      </w:r>
      <w:r>
        <w:rPr>
          <w:rFonts w:hint="eastAsia"/>
        </w:rPr>
        <w:t>分）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ffffd508</w:t>
      </w:r>
      <w:r>
        <w:t xml:space="preserve">   _____  _____  _____  _____  _____  _____   _____  _____ 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ffffd510</w:t>
      </w:r>
      <w:r>
        <w:t xml:space="preserve">   </w:t>
      </w:r>
      <w:r>
        <w:rPr>
          <w:rFonts w:hint="eastAsia"/>
        </w:rPr>
        <w:t xml:space="preserve"> XX </w:t>
      </w:r>
      <w:r>
        <w:t xml:space="preserve"> 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XX</w:t>
      </w:r>
      <w:r>
        <w:t xml:space="preserve">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 xml:space="preserve">    XX    </w:t>
      </w:r>
      <w:r>
        <w:t>_____  _____</w:t>
      </w:r>
      <w:r>
        <w:rPr>
          <w:rFonts w:hint="eastAsia"/>
        </w:rPr>
        <w:t xml:space="preserve"> </w:t>
      </w:r>
    </w:p>
    <w:p>
      <w:pPr>
        <w:adjustRightInd w:val="0"/>
        <w:snapToGrid w:val="0"/>
        <w:spacing w:line="360" w:lineRule="auto"/>
        <w:ind w:firstLine="420" w:firstLineChars="200"/>
      </w:pPr>
      <w:r>
        <w:t>0x</w:t>
      </w:r>
      <w:r>
        <w:rPr>
          <w:rFonts w:hint="eastAsia"/>
        </w:rPr>
        <w:t>ffffd518</w:t>
      </w:r>
      <w:r>
        <w:t xml:space="preserve">   _____  _____  _____  _____ </w:t>
      </w:r>
      <w:r>
        <w:rPr>
          <w:rFonts w:hint="eastAsia"/>
        </w:rPr>
        <w:t xml:space="preserve">  XX</w:t>
      </w:r>
      <w:r>
        <w:t xml:space="preserve">  </w:t>
      </w:r>
      <w:r>
        <w:rPr>
          <w:rFonts w:hint="eastAsia"/>
        </w:rPr>
        <w:t xml:space="preserve">  XX</w:t>
      </w:r>
      <w:r>
        <w:t xml:space="preserve">    XX     XX</w:t>
      </w: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数据传送指令解读 （</w:t>
      </w:r>
      <w:r>
        <w:t>6</w:t>
      </w:r>
      <w:r>
        <w:rPr>
          <w:rFonts w:hint="eastAsia"/>
        </w:rPr>
        <w:t xml:space="preserve">分，每空 </w:t>
      </w:r>
      <w:r>
        <w:t>2</w:t>
      </w:r>
      <w:r>
        <w:rPr>
          <w:rFonts w:hint="eastAsia"/>
        </w:rPr>
        <w:t xml:space="preserve">分） </w:t>
      </w:r>
    </w:p>
    <w:p>
      <w:pPr>
        <w:pStyle w:val="19"/>
        <w:adjustRightInd w:val="0"/>
        <w:snapToGrid w:val="0"/>
        <w:spacing w:line="360" w:lineRule="auto"/>
        <w:ind w:left="360" w:firstLine="0" w:firstLineChars="0"/>
      </w:pPr>
      <w:r>
        <w:rPr>
          <w:rFonts w:hint="eastAsia"/>
        </w:rPr>
        <w:t>语句 “int</w:t>
      </w:r>
      <w:r>
        <w:t xml:space="preserve"> u = 0x20221204;</w:t>
      </w:r>
      <w:r>
        <w:rPr>
          <w:rFonts w:hint="eastAsia"/>
        </w:rPr>
        <w:t xml:space="preserve">”的反汇编指令为： </w:t>
      </w:r>
      <w:r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t>ov</w:t>
      </w:r>
      <w:r>
        <w:rPr>
          <w:rFonts w:hint="eastAsia"/>
        </w:rPr>
        <w:t>l</w:t>
      </w:r>
      <w:r>
        <w:t xml:space="preserve">  </w:t>
      </w:r>
      <w:r>
        <w:rPr>
          <w:rFonts w:hint="eastAsia"/>
        </w:rPr>
        <w:t>$0x20221204, -0x20(%</w:t>
      </w:r>
      <w:r>
        <w:t>ebp</w:t>
      </w:r>
      <w:r>
        <w:rPr>
          <w:rFonts w:hint="eastAsia"/>
        </w:rPr>
        <w:t>)</w:t>
      </w:r>
    </w:p>
    <w:p>
      <w:pPr>
        <w:adjustRightInd w:val="0"/>
        <w:snapToGrid w:val="0"/>
        <w:spacing w:line="360" w:lineRule="auto"/>
        <w:ind w:firstLine="420"/>
      </w:pPr>
      <w:r>
        <w:rPr>
          <w:rFonts w:hint="eastAsia"/>
        </w:rPr>
        <w:t xml:space="preserve">根据观察到的 </w:t>
      </w:r>
      <w:r>
        <w:t xml:space="preserve">u </w:t>
      </w:r>
      <w:r>
        <w:rPr>
          <w:rFonts w:hint="eastAsia"/>
        </w:rPr>
        <w:t>的地址， 推断执行该语句时，</w:t>
      </w:r>
      <w:r>
        <w:t xml:space="preserve"> ebp= 0x ______</w:t>
      </w:r>
      <w:r>
        <w:rPr>
          <w:rFonts w:hint="eastAsia"/>
        </w:rPr>
        <w:t>_</w:t>
      </w:r>
      <w:r>
        <w:t xml:space="preserve">________, </w:t>
      </w:r>
      <w:r>
        <w:rPr>
          <w:rFonts w:hint="eastAsia"/>
        </w:rPr>
        <w:t>该指令的机器码为 c7 45 e0 04 12 22 20，其中 e0</w:t>
      </w:r>
      <w:r>
        <w:t xml:space="preserve"> </w:t>
      </w:r>
      <w:r>
        <w:rPr>
          <w:rFonts w:hint="eastAsia"/>
        </w:rPr>
        <w:t>对应的是指令中_</w:t>
      </w:r>
      <w:r>
        <w:t>__________</w:t>
      </w:r>
      <w:r>
        <w:rPr>
          <w:rFonts w:hint="eastAsia"/>
        </w:rPr>
        <w:t>的编码。</w:t>
      </w:r>
    </w:p>
    <w:p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>执行 “</w:t>
      </w:r>
      <w:r>
        <w:t>w = *(int *)(buf+1);</w:t>
      </w:r>
      <w:r>
        <w:rPr>
          <w:rFonts w:hint="eastAsia"/>
        </w:rPr>
        <w:t xml:space="preserve">”后， </w:t>
      </w:r>
      <w:r>
        <w:t>w</w:t>
      </w:r>
      <w:r>
        <w:rPr>
          <w:rFonts w:hint="eastAsia"/>
        </w:rPr>
        <w:t xml:space="preserve">中的值为 </w:t>
      </w:r>
      <w:r>
        <w:t>0x</w:t>
      </w:r>
      <w:r>
        <w:rPr>
          <w:rFonts w:hint="eastAsia"/>
        </w:rPr>
        <w:t>_</w:t>
      </w:r>
      <w:r>
        <w:t>_______________</w:t>
      </w:r>
      <w:r>
        <w:rPr>
          <w:rFonts w:hint="eastAsia"/>
        </w:rPr>
        <w:t xml:space="preserve"> 。</w:t>
      </w:r>
    </w:p>
    <w:p>
      <w:pPr>
        <w:adjustRightInd w:val="0"/>
        <w:snapToGrid w:val="0"/>
        <w:spacing w:line="360" w:lineRule="auto"/>
        <w:ind w:firstLine="420" w:firstLineChars="200"/>
      </w:pPr>
    </w:p>
    <w:p>
      <w:pPr>
        <w:pStyle w:val="19"/>
        <w:numPr>
          <w:ilvl w:val="0"/>
          <w:numId w:val="2"/>
        </w:numPr>
        <w:adjustRightInd w:val="0"/>
        <w:snapToGrid w:val="0"/>
        <w:spacing w:line="360" w:lineRule="auto"/>
        <w:ind w:left="357" w:firstLineChars="0"/>
      </w:pPr>
      <w:r>
        <w:rPr>
          <w:rFonts w:hint="eastAsia"/>
        </w:rPr>
        <w:t>函数调用语句解读 （1</w:t>
      </w:r>
      <w:r>
        <w:t>0</w:t>
      </w:r>
      <w:r>
        <w:rPr>
          <w:rFonts w:hint="eastAsia"/>
        </w:rPr>
        <w:t>分，每空2分）</w:t>
      </w:r>
    </w:p>
    <w:p>
      <w:pPr>
        <w:pStyle w:val="16"/>
        <w:spacing w:line="300" w:lineRule="auto"/>
        <w:ind w:left="357" w:firstLine="0" w:firstLineChars="0"/>
        <w:jc w:val="left"/>
      </w:pPr>
      <w:r>
        <w:rPr>
          <w:rFonts w:hint="eastAsia"/>
        </w:rPr>
        <w:t>对于语句“</w:t>
      </w:r>
      <w:r>
        <w:t>w=min(u, v);</w:t>
      </w:r>
      <w:r>
        <w:rPr>
          <w:rFonts w:hint="eastAsia"/>
        </w:rPr>
        <w:t>”对应的反汇编代码（最左边的是机器指令的地址）如下。</w:t>
      </w:r>
    </w:p>
    <w:tbl>
      <w:tblPr>
        <w:tblStyle w:val="7"/>
        <w:tblpPr w:leftFromText="180" w:rightFromText="180" w:vertAnchor="text" w:horzAnchor="page" w:tblpX="6987" w:tblpY="12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ffffd4e</w:t>
            </w:r>
            <w: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0xffffd4f8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XXXXXXXX</w:t>
            </w:r>
          </w:p>
        </w:tc>
        <w:tc>
          <w:tcPr>
            <w:tcW w:w="155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>
      <w:pPr>
        <w:pStyle w:val="16"/>
        <w:spacing w:line="312" w:lineRule="auto"/>
        <w:jc w:val="left"/>
      </w:pPr>
      <w:r>
        <w:rPr>
          <w:rFonts w:hint="eastAsia"/>
        </w:rPr>
        <w:t>0x56556210 &lt;+72&gt;:    push  -0xlc(%ebp)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0x56556213 &lt;+75&gt;:    push  -0x20(%ebp)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0x56556216 &lt;+78&gt;:    call  0x5655619d &lt;min&gt;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0x5655621b &lt;+83&gt;:    add  $0x8,  %esp</w:t>
      </w:r>
    </w:p>
    <w:p>
      <w:pPr>
        <w:pStyle w:val="16"/>
        <w:spacing w:line="312" w:lineRule="auto"/>
        <w:jc w:val="left"/>
      </w:pPr>
      <w:r>
        <w:rPr>
          <w:rFonts w:hint="eastAsia"/>
        </w:rPr>
        <w:t>0x565562le &lt;+86&gt;:    mov  %eax,  -0x18(%ebp)</w:t>
      </w:r>
    </w:p>
    <w:p>
      <w:pPr>
        <w:pStyle w:val="16"/>
        <w:spacing w:line="312" w:lineRule="auto"/>
        <w:jc w:val="left"/>
      </w:pPr>
    </w:p>
    <w:p>
      <w:pPr>
        <w:pStyle w:val="16"/>
        <w:spacing w:line="312" w:lineRule="auto"/>
        <w:jc w:val="left"/>
      </w:pPr>
      <w:r>
        <w:rPr>
          <w:rFonts w:hint="eastAsia"/>
        </w:rPr>
        <w:t>设执行“</w:t>
      </w:r>
      <w:r>
        <w:t>w=min(u ,v);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ffffd500</w:t>
      </w:r>
    </w:p>
    <w:p>
      <w:pPr>
        <w:pStyle w:val="16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>在表格的适当位置填写 刚进入函数m</w:t>
      </w:r>
      <w:r>
        <w:t>in</w:t>
      </w:r>
      <w:r>
        <w:rPr>
          <w:rFonts w:hint="eastAsia"/>
        </w:rPr>
        <w:t xml:space="preserve">内部时，堆栈中存放的相关数据。  </w:t>
      </w:r>
    </w:p>
    <w:p>
      <w:pPr>
        <w:adjustRightInd w:val="0"/>
        <w:snapToGrid w:val="0"/>
        <w:spacing w:line="360" w:lineRule="auto"/>
        <w:ind w:firstLine="105" w:firstLineChars="50"/>
      </w:pPr>
      <w:r>
        <w:t xml:space="preserve">  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刚进入函数m</w:t>
      </w:r>
      <w:r>
        <w:t>in</w:t>
      </w:r>
      <w:r>
        <w:rPr>
          <w:rFonts w:hint="eastAsia"/>
        </w:rPr>
        <w:t>内部时，</w:t>
      </w:r>
      <w:r>
        <w:t>esp</w:t>
      </w:r>
      <w:r>
        <w:rPr>
          <w:rFonts w:hint="eastAsia"/>
        </w:rPr>
        <w:t xml:space="preserve"> =</w:t>
      </w:r>
      <w:r>
        <w:t xml:space="preserve"> 0x__________________</w:t>
      </w:r>
    </w:p>
    <w:p>
      <w:pPr>
        <w:adjustRightInd w:val="0"/>
        <w:snapToGrid w:val="0"/>
        <w:spacing w:line="36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 xml:space="preserve">执行 </w:t>
      </w:r>
      <w:r>
        <w:t xml:space="preserve">“ add $0x8, %esp ” </w:t>
      </w:r>
      <w:r>
        <w:rPr>
          <w:rFonts w:hint="eastAsia"/>
        </w:rPr>
        <w:t>之后，</w:t>
      </w:r>
      <w:r>
        <w:t>esp = 0x</w:t>
      </w:r>
      <w:r>
        <w:rPr>
          <w:rFonts w:hint="eastAsia"/>
        </w:rPr>
        <w:t>_</w:t>
      </w:r>
      <w:r>
        <w:t>_________________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</w:pPr>
      <w:r>
        <w:t xml:space="preserve">4.  </w:t>
      </w:r>
      <w:r>
        <w:rPr>
          <w:rFonts w:hint="eastAsia"/>
        </w:rPr>
        <w:t xml:space="preserve">函数min的指令解读 </w:t>
      </w:r>
      <w:r>
        <w:t>(8</w:t>
      </w:r>
      <w:r>
        <w:rPr>
          <w:rFonts w:hint="eastAsia"/>
        </w:rPr>
        <w:t>分，每小题2分)</w:t>
      </w:r>
      <w:r>
        <w:t xml:space="preserve"> 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>
        <w:rPr>
          <w:rFonts w:hint="eastAsia"/>
        </w:rPr>
        <w:t>函数体对应的反汇编代码有：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0x08049176 &lt;+0&gt;:    push  %ebp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0x08049177 &lt;+1&gt;:    mov  %esp,  %ebp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0x08049179 &lt;+3&gt;:    sub  $0x10,  %esp</w:t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int t;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if(x&gt;y)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0x0804917c &lt;+6&gt;:    mov  0x8(%ebp),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0x0804917f &lt;+9&gt;:    cmp  0xc(%ebp),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0x08049182 &lt;+12&gt;:    jle  0x804918c &lt;min+22&gt;</w:t>
      </w:r>
    </w:p>
    <w:p>
      <w:pPr>
        <w:autoSpaceDE w:val="0"/>
        <w:autoSpaceDN w:val="0"/>
        <w:adjustRightInd w:val="0"/>
        <w:spacing w:line="288" w:lineRule="auto"/>
        <w:ind w:left="840" w:leftChars="400" w:firstLine="420"/>
        <w:jc w:val="left"/>
      </w:pPr>
      <w:r>
        <w:rPr>
          <w:rFonts w:hint="eastAsia"/>
        </w:rPr>
        <w:t>t=y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0x08049184 &lt;+14&gt;:    mov  0xc(%ebp),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0x08049187 &lt;+17&gt;:    mov  %eax,  -0x4(%ebp)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0x0804918a &lt;+20&gt;:    jmp  0x8049192 &lt;min+28&gt;</w:t>
      </w:r>
    </w:p>
    <w:p>
      <w:pPr>
        <w:autoSpaceDE w:val="0"/>
        <w:autoSpaceDN w:val="0"/>
        <w:adjustRightInd w:val="0"/>
        <w:spacing w:line="288" w:lineRule="auto"/>
        <w:ind w:left="420" w:leftChars="200" w:firstLine="420"/>
        <w:jc w:val="left"/>
      </w:pPr>
      <w:r>
        <w:rPr>
          <w:rFonts w:hint="eastAsia"/>
        </w:rPr>
        <w:t>else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840" w:leftChars="400" w:firstLine="420"/>
        <w:jc w:val="left"/>
      </w:pPr>
      <w:r>
        <w:rPr>
          <w:rFonts w:hint="eastAsia"/>
        </w:rPr>
        <w:t>t =X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0x0804918c &lt;+22&gt;:    mov  0x8(%ebp),  %eax</w:t>
      </w:r>
    </w:p>
    <w:p>
      <w:pPr>
        <w:autoSpaceDE w:val="0"/>
        <w:autoSpaceDN w:val="0"/>
        <w:adjustRightInd w:val="0"/>
        <w:spacing w:line="288" w:lineRule="auto"/>
        <w:ind w:left="420" w:leftChars="200"/>
        <w:jc w:val="left"/>
      </w:pPr>
      <w:r>
        <w:rPr>
          <w:rFonts w:hint="eastAsia"/>
        </w:rPr>
        <w:t>0x0804918f &lt;+25&gt;:    mov  %eax,  -0x4(%ebp)</w:t>
      </w:r>
    </w:p>
    <w:p>
      <w:pPr>
        <w:adjustRightInd w:val="0"/>
        <w:snapToGrid w:val="0"/>
        <w:spacing w:line="360" w:lineRule="auto"/>
        <w:ind w:left="420" w:left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函数参数 </w:t>
      </w:r>
      <w:r>
        <w:t>x</w:t>
      </w:r>
      <w:r>
        <w:rPr>
          <w:rFonts w:hint="eastAsia"/>
        </w:rPr>
        <w:t>的地址（即&amp;x）是</w:t>
      </w:r>
      <w:r>
        <w:t xml:space="preserve"> 0x_____________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left="420" w:left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 t的地址（即&amp;</w:t>
      </w:r>
      <w:r>
        <w:t>t</w:t>
      </w:r>
      <w:r>
        <w:rPr>
          <w:rFonts w:hint="eastAsia"/>
        </w:rPr>
        <w:t xml:space="preserve">）是 </w:t>
      </w:r>
      <w:r>
        <w:t xml:space="preserve"> 0x_____________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 “cmp  0xc(%ebp), %eax”</w:t>
      </w:r>
      <w:r>
        <w:t xml:space="preserve"> </w:t>
      </w:r>
      <w:r>
        <w:rPr>
          <w:rFonts w:hint="eastAsia"/>
        </w:rPr>
        <w:t>后， CF=_</w:t>
      </w:r>
      <w:r>
        <w:t>___, SF=_____, ZF=_____, OF= _______</w:t>
      </w:r>
      <w:r>
        <w:rPr>
          <w:rFonts w:hint="eastAsia"/>
        </w:rPr>
        <w:t>。</w:t>
      </w:r>
    </w:p>
    <w:p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 xml:space="preserve">在函数的结束处，有程序段 </w:t>
      </w:r>
      <w:r>
        <w:t xml:space="preserve"> </w:t>
      </w:r>
    </w:p>
    <w:p>
      <w:pPr>
        <w:adjustRightInd w:val="0"/>
        <w:snapToGrid w:val="0"/>
        <w:spacing w:line="360" w:lineRule="auto"/>
        <w:ind w:firstLine="840" w:firstLineChars="400"/>
      </w:pPr>
      <w:r>
        <w:t>_____________</w:t>
      </w:r>
      <w:r>
        <w:rPr>
          <w:rFonts w:hint="eastAsia"/>
        </w:rPr>
        <w:t>_</w:t>
      </w:r>
      <w:r>
        <w:t>___</w:t>
      </w:r>
    </w:p>
    <w:p>
      <w:pPr>
        <w:adjustRightInd w:val="0"/>
        <w:snapToGrid w:val="0"/>
        <w:spacing w:line="360" w:lineRule="auto"/>
        <w:ind w:firstLine="840" w:firstLineChars="400"/>
      </w:pPr>
      <w:r>
        <w:t>_________________</w:t>
      </w:r>
    </w:p>
    <w:p>
      <w:pPr>
        <w:adjustRightInd w:val="0"/>
        <w:snapToGrid w:val="0"/>
        <w:spacing w:line="360" w:lineRule="auto"/>
        <w:ind w:firstLine="840" w:firstLineChars="400"/>
      </w:pPr>
      <w:r>
        <w:t>r</w:t>
      </w:r>
      <w:r>
        <w:rPr>
          <w:rFonts w:hint="eastAsia"/>
        </w:rPr>
        <w:t>et</w:t>
      </w:r>
    </w:p>
    <w:p>
      <w:pPr>
        <w:adjustRightInd w:val="0"/>
        <w:snapToGrid w:val="0"/>
        <w:spacing w:line="360" w:lineRule="auto"/>
        <w:ind w:firstLine="840" w:firstLineChars="400"/>
      </w:pPr>
      <w:r>
        <w:rPr>
          <w:rFonts w:hint="eastAsia"/>
        </w:rPr>
        <w:t>执行后可返回到调用函数的断点处。</w:t>
      </w:r>
    </w:p>
    <w:bookmarkEnd w:id="0"/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程序阅读与理解 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0分）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section  .data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buf:  long -100, 2022, -32, 90, -30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len = (-buf)/4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fmt:  ascii"%d\n\0"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.section  .text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.global  _start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_start: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$0,  %eax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$len,  %ecx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1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①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 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lea  buf,  %edi  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2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②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 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LP_START: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cmpl  $0,  (%edi)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jle  LP_NEXT        #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hint="eastAsia" w:eastAsia="新宋体"/>
          <w:color w:val="000000"/>
          <w:kern w:val="0"/>
          <w:szCs w:val="21"/>
        </w:rPr>
        <w:instrText xml:space="preserve">= 3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hint="eastAsia" w:eastAsia="新宋体"/>
          <w:color w:val="000000"/>
          <w:kern w:val="0"/>
          <w:szCs w:val="21"/>
        </w:rPr>
        <w:t>③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inc  %eax</w:t>
      </w:r>
    </w:p>
    <w:p>
      <w:pPr>
        <w:autoSpaceDE w:val="0"/>
        <w:autoSpaceDN w:val="0"/>
        <w:adjustRightInd w:val="0"/>
        <w:ind w:left="420" w:leftChars="200"/>
        <w:jc w:val="left"/>
      </w:pPr>
      <w:r>
        <w:rPr>
          <w:rFonts w:hint="eastAsia"/>
        </w:rPr>
        <w:t>LP_NEXT: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add  $4,  %edi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sub  $1,  %ecx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jne  LP_START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push  %eax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push  $fmt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call  printf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$l,  %eax</w:t>
      </w:r>
      <w:ins w:id="0" w:author="向阳 许" w:date="2023-11-16T17:09:00Z">
        <w:r>
          <w:rPr>
            <w:rFonts w:hint="eastAsia"/>
          </w:rPr>
          <w:t xml:space="preserve"> </w:t>
        </w:r>
      </w:ins>
      <w:ins w:id="1" w:author="向阳 许" w:date="2023-11-16T17:10:00Z">
        <w:r>
          <w:rPr/>
          <w:t xml:space="preserve">  </w:t>
        </w:r>
      </w:ins>
      <w:ins w:id="2" w:author="向阳 许" w:date="2023-11-16T17:10:00Z">
        <w:r>
          <w:rPr>
            <w:rFonts w:hint="eastAsia"/>
            <w:color w:val="000000"/>
            <w:kern w:val="0"/>
            <w:szCs w:val="21"/>
          </w:rPr>
          <w:t># 程序正常退出</w:t>
        </w:r>
      </w:ins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mov  $0,  %ebx</w:t>
      </w:r>
    </w:p>
    <w:p>
      <w:pPr>
        <w:autoSpaceDE w:val="0"/>
        <w:autoSpaceDN w:val="0"/>
        <w:adjustRightInd w:val="0"/>
        <w:ind w:left="420" w:leftChars="200" w:firstLine="420" w:firstLineChars="200"/>
        <w:jc w:val="left"/>
      </w:pPr>
      <w:r>
        <w:rPr>
          <w:rFonts w:hint="eastAsia"/>
        </w:rPr>
        <w:t>int  $0x80</w:t>
      </w:r>
    </w:p>
    <w:p>
      <w:pPr>
        <w:pStyle w:val="19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（2分）</w:t>
      </w:r>
    </w:p>
    <w:p>
      <w:pPr>
        <w:spacing w:line="300" w:lineRule="auto"/>
        <w:ind w:left="357"/>
        <w:rPr>
          <w:szCs w:val="21"/>
        </w:rPr>
      </w:pPr>
    </w:p>
    <w:p>
      <w:pPr>
        <w:pStyle w:val="19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 xml:space="preserve">若将 </w:t>
      </w:r>
      <w:r>
        <w:rPr>
          <w:rFonts w:hint="eastAsia" w:ascii="宋体" w:hAnsi="宋体"/>
          <w:szCs w:val="21"/>
        </w:rPr>
        <w:t>③ 处的语句改为 “j</w:t>
      </w:r>
      <w:r>
        <w:rPr>
          <w:rFonts w:ascii="宋体" w:hAnsi="宋体"/>
          <w:szCs w:val="21"/>
        </w:rPr>
        <w:t>b</w:t>
      </w:r>
      <w:r>
        <w:rPr>
          <w:rFonts w:hint="eastAsia" w:ascii="宋体" w:hAnsi="宋体"/>
          <w:szCs w:val="21"/>
        </w:rPr>
        <w:t>e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L</w:t>
      </w:r>
      <w:r>
        <w:rPr>
          <w:rFonts w:ascii="宋体" w:hAnsi="宋体"/>
          <w:szCs w:val="21"/>
        </w:rPr>
        <w:t>P_NEXT</w:t>
      </w:r>
      <w:r>
        <w:rPr>
          <w:rFonts w:hint="eastAsia" w:ascii="宋体" w:hAnsi="宋体"/>
          <w:szCs w:val="21"/>
        </w:rPr>
        <w:t>”,程序运行的结果是什么</w:t>
      </w:r>
      <w:r>
        <w:rPr>
          <w:rFonts w:hint="eastAsia"/>
          <w:szCs w:val="21"/>
        </w:rPr>
        <w:t>？(</w:t>
      </w:r>
      <w:r>
        <w:rPr>
          <w:szCs w:val="21"/>
        </w:rPr>
        <w:t>2</w:t>
      </w:r>
      <w:r>
        <w:rPr>
          <w:rFonts w:hint="eastAsia"/>
          <w:szCs w:val="21"/>
        </w:rPr>
        <w:t>分)</w:t>
      </w:r>
    </w:p>
    <w:p>
      <w:pPr>
        <w:pStyle w:val="19"/>
        <w:spacing w:line="300" w:lineRule="auto"/>
        <w:ind w:left="360" w:firstLine="0" w:firstLineChars="0"/>
        <w:rPr>
          <w:b/>
          <w:bCs/>
          <w:szCs w:val="21"/>
        </w:rPr>
      </w:pPr>
    </w:p>
    <w:p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szCs w:val="21"/>
        </w:rPr>
        <w:t xml:space="preserve">LP_START </w:t>
      </w:r>
      <w:r>
        <w:rPr>
          <w:rFonts w:hint="eastAsia"/>
          <w:szCs w:val="21"/>
        </w:rPr>
        <w:t xml:space="preserve">写到 </w:t>
      </w:r>
      <w:r>
        <w:rPr>
          <w:rFonts w:hint="eastAsia" w:ascii="宋体" w:hAnsi="宋体"/>
          <w:szCs w:val="21"/>
        </w:rPr>
        <w:t>②处语句前，程序运行的结果是什么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>
      <w:pPr>
        <w:pStyle w:val="19"/>
        <w:spacing w:line="300" w:lineRule="auto"/>
        <w:ind w:left="360" w:firstLine="0" w:firstLineChars="0"/>
        <w:rPr>
          <w:szCs w:val="21"/>
        </w:rPr>
      </w:pPr>
    </w:p>
    <w:p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hint="eastAsia" w:ascii="宋体" w:hAnsi="宋体"/>
          <w:szCs w:val="21"/>
        </w:rPr>
        <w:t>处语句写到标号</w:t>
      </w:r>
      <w:r>
        <w:rPr>
          <w:rFonts w:ascii="宋体" w:hAnsi="宋体"/>
          <w:szCs w:val="21"/>
        </w:rPr>
        <w:t>LP_START</w:t>
      </w:r>
      <w:r>
        <w:rPr>
          <w:rFonts w:hint="eastAsia" w:ascii="宋体" w:hAnsi="宋体"/>
          <w:szCs w:val="21"/>
        </w:rPr>
        <w:t>之后，程序运行会出现什么现象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>
      <w:pPr>
        <w:pStyle w:val="19"/>
        <w:spacing w:line="300" w:lineRule="auto"/>
        <w:ind w:left="784" w:firstLine="0" w:firstLineChars="0"/>
        <w:rPr>
          <w:rFonts w:eastAsia="新宋体"/>
          <w:color w:val="000000"/>
          <w:kern w:val="0"/>
          <w:szCs w:val="21"/>
        </w:rPr>
      </w:pPr>
      <w:r>
        <w:rPr>
          <w:rFonts w:ascii="宋体" w:hAnsi="宋体"/>
          <w:szCs w:val="21"/>
        </w:rPr>
        <w:t>LP_START</w:t>
      </w:r>
      <w:r>
        <w:rPr>
          <w:rFonts w:hint="eastAsia" w:ascii="宋体" w:hAnsi="宋体"/>
          <w:szCs w:val="21"/>
        </w:rPr>
        <w:t>:</w:t>
      </w:r>
      <w:r>
        <w:rPr>
          <w:rFonts w:ascii="宋体" w:hAnsi="宋体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t xml:space="preserve">mov </w:t>
      </w:r>
      <w:r>
        <w:rPr>
          <w:rFonts w:hint="eastAsia" w:eastAsia="新宋体"/>
          <w:color w:val="000000"/>
          <w:kern w:val="0"/>
          <w:szCs w:val="21"/>
        </w:rPr>
        <w:t xml:space="preserve"> $len,  %</w:t>
      </w:r>
      <w:r>
        <w:rPr>
          <w:rFonts w:eastAsia="新宋体"/>
          <w:color w:val="000000"/>
          <w:kern w:val="0"/>
          <w:szCs w:val="21"/>
        </w:rPr>
        <w:t xml:space="preserve">ecx   </w:t>
      </w:r>
    </w:p>
    <w:p>
      <w:pPr>
        <w:pStyle w:val="19"/>
        <w:spacing w:line="300" w:lineRule="auto"/>
        <w:ind w:left="784" w:firstLine="1050" w:firstLineChars="500"/>
        <w:rPr>
          <w:b/>
          <w:bCs/>
          <w:szCs w:val="21"/>
        </w:rPr>
      </w:pPr>
      <w:r>
        <w:rPr>
          <w:rFonts w:eastAsia="新宋体"/>
          <w:color w:val="000000"/>
          <w:kern w:val="0"/>
          <w:szCs w:val="21"/>
        </w:rPr>
        <w:t>cmp</w:t>
      </w:r>
      <w:r>
        <w:rPr>
          <w:rFonts w:hint="eastAsia" w:eastAsia="新宋体"/>
          <w:color w:val="000000"/>
          <w:kern w:val="0"/>
          <w:szCs w:val="21"/>
        </w:rPr>
        <w:t>l</w:t>
      </w:r>
      <w:r>
        <w:rPr>
          <w:rFonts w:eastAsia="新宋体"/>
          <w:color w:val="000000"/>
          <w:kern w:val="0"/>
          <w:szCs w:val="21"/>
        </w:rPr>
        <w:t xml:space="preserve">  </w:t>
      </w:r>
      <w:r>
        <w:rPr>
          <w:rFonts w:hint="eastAsia" w:eastAsia="新宋体"/>
          <w:color w:val="000000"/>
          <w:kern w:val="0"/>
          <w:szCs w:val="21"/>
        </w:rPr>
        <w:t>$0,  (%</w:t>
      </w:r>
      <w:r>
        <w:rPr>
          <w:rFonts w:eastAsia="新宋体"/>
          <w:color w:val="000000"/>
          <w:kern w:val="0"/>
          <w:szCs w:val="21"/>
        </w:rPr>
        <w:t>edi</w:t>
      </w:r>
      <w:r>
        <w:rPr>
          <w:rFonts w:hint="eastAsia" w:eastAsia="新宋体"/>
          <w:color w:val="000000"/>
          <w:kern w:val="0"/>
          <w:szCs w:val="21"/>
        </w:rPr>
        <w:t>)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……</w:t>
      </w:r>
      <w:r>
        <w:rPr>
          <w:b/>
          <w:bCs/>
          <w:szCs w:val="21"/>
        </w:rPr>
        <w:t xml:space="preserve"> </w:t>
      </w:r>
    </w:p>
    <w:p>
      <w:pPr>
        <w:pStyle w:val="19"/>
        <w:spacing w:line="300" w:lineRule="auto"/>
        <w:ind w:left="784" w:firstLine="1054" w:firstLineChars="500"/>
        <w:rPr>
          <w:b/>
          <w:bCs/>
          <w:szCs w:val="21"/>
        </w:rPr>
      </w:pPr>
    </w:p>
    <w:p>
      <w:pPr>
        <w:spacing w:line="288" w:lineRule="auto"/>
        <w:ind w:firstLine="422" w:firstLineChars="200"/>
        <w:rPr>
          <w:rFonts w:ascii="宋体" w:hAnsi="宋体"/>
          <w:b/>
          <w:bCs/>
          <w:szCs w:val="21"/>
          <w:lang w:val="it-IT"/>
        </w:rPr>
      </w:pPr>
      <w:r>
        <w:rPr>
          <w:rFonts w:hint="eastAsia" w:ascii="宋体" w:hAnsi="宋体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hint="eastAsia" w:ascii="宋体" w:hAnsi="宋体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hint="eastAsia" w:ascii="宋体" w:hAnsi="宋体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hint="eastAsia" w:ascii="宋体" w:hAnsi="宋体"/>
          <w:b/>
          <w:bCs/>
          <w:szCs w:val="21"/>
          <w:lang w:val="it-IT"/>
        </w:rPr>
        <w:t>分）</w:t>
      </w:r>
    </w:p>
    <w:p>
      <w:pPr>
        <w:spacing w:line="288" w:lineRule="auto"/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  <w:lang w:val="it-IT"/>
        </w:rPr>
        <w:t>将一个以0结束的字符串中所有的小写字母转换为对应的大写字母，并将转换后的字符串、以及修改的字母个数输出</w:t>
      </w:r>
      <w:r>
        <w:rPr>
          <w:rFonts w:hint="eastAsia"/>
          <w:szCs w:val="21"/>
        </w:rPr>
        <w:t>。</w:t>
      </w:r>
    </w:p>
    <w:p>
      <w:pPr>
        <w:pStyle w:val="16"/>
        <w:spacing w:line="324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fmt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ins w:id="3" w:author="李海波" w:date="2023-11-16T22:52:57Z">
        <w:r>
          <w:rPr>
            <w:rFonts w:hint="eastAsia"/>
            <w:color w:val="000000"/>
            <w:kern w:val="0"/>
            <w:szCs w:val="21"/>
            <w:lang w:val="en-US" w:eastAsia="zh-CN"/>
          </w:rPr>
          <w:t>.</w:t>
        </w:r>
      </w:ins>
      <w:r>
        <w:rPr>
          <w:rFonts w:hint="eastAsia"/>
          <w:color w:val="000000"/>
          <w:kern w:val="0"/>
          <w:szCs w:val="21"/>
        </w:rPr>
        <w:t>ascii</w:t>
      </w:r>
      <w:r>
        <w:rPr>
          <w:color w:val="000000"/>
          <w:kern w:val="0"/>
          <w:szCs w:val="21"/>
        </w:rPr>
        <w:t xml:space="preserve">  "%s  %d</w:t>
      </w:r>
      <w:ins w:id="4" w:author="李海波" w:date="2023-11-16T22:53:04Z">
        <w:r>
          <w:rPr>
            <w:rFonts w:hint="eastAsia"/>
            <w:color w:val="000000"/>
            <w:kern w:val="0"/>
            <w:szCs w:val="21"/>
            <w:lang w:val="en-US" w:eastAsia="zh-CN"/>
          </w:rPr>
          <w:t>\</w:t>
        </w:r>
      </w:ins>
      <w:ins w:id="5" w:author="李海波" w:date="2023-11-16T22:53:05Z">
        <w:r>
          <w:rPr>
            <w:rFonts w:hint="eastAsia"/>
            <w:color w:val="000000"/>
            <w:kern w:val="0"/>
            <w:szCs w:val="21"/>
            <w:lang w:val="en-US" w:eastAsia="zh-CN"/>
          </w:rPr>
          <w:t>n</w:t>
        </w:r>
      </w:ins>
      <w:r>
        <w:rPr>
          <w:rFonts w:hint="eastAsia"/>
          <w:color w:val="000000"/>
          <w:kern w:val="0"/>
          <w:szCs w:val="21"/>
        </w:rPr>
        <w:t>\0</w:t>
      </w:r>
      <w:r>
        <w:rPr>
          <w:color w:val="000000"/>
          <w:kern w:val="0"/>
          <w:szCs w:val="21"/>
        </w:rPr>
        <w:t>"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buf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ins w:id="6" w:author="李海波" w:date="2023-11-16T22:53:00Z">
        <w:r>
          <w:rPr>
            <w:rFonts w:hint="eastAsia"/>
            <w:color w:val="000000"/>
            <w:kern w:val="0"/>
            <w:szCs w:val="21"/>
            <w:lang w:val="en-US" w:eastAsia="zh-CN"/>
          </w:rPr>
          <w:t>.</w:t>
        </w:r>
      </w:ins>
      <w:r>
        <w:rPr>
          <w:rFonts w:hint="eastAsia"/>
          <w:color w:val="000000"/>
          <w:kern w:val="0"/>
          <w:szCs w:val="21"/>
        </w:rPr>
        <w:t>ascii</w:t>
      </w:r>
      <w:r>
        <w:rPr>
          <w:color w:val="000000"/>
          <w:kern w:val="0"/>
          <w:szCs w:val="21"/>
        </w:rPr>
        <w:t xml:space="preserve">  "H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>llo, 123, Good</w:t>
      </w:r>
      <w:ins w:id="7" w:author="李海波" w:date="2023-11-16T22:53:08Z">
        <w:r>
          <w:rPr>
            <w:rFonts w:hint="eastAsia"/>
            <w:color w:val="000000"/>
            <w:kern w:val="0"/>
            <w:szCs w:val="21"/>
            <w:lang w:val="en-US" w:eastAsia="zh-CN"/>
          </w:rPr>
          <w:t>\</w:t>
        </w:r>
      </w:ins>
      <w:ins w:id="8" w:author="李海波" w:date="2023-11-16T22:53:09Z">
        <w:r>
          <w:rPr>
            <w:rFonts w:hint="eastAsia"/>
            <w:color w:val="000000"/>
            <w:kern w:val="0"/>
            <w:szCs w:val="21"/>
            <w:lang w:val="en-US" w:eastAsia="zh-CN"/>
          </w:rPr>
          <w:t>n</w:t>
        </w:r>
      </w:ins>
      <w:r>
        <w:rPr>
          <w:rFonts w:hint="eastAsia"/>
          <w:color w:val="000000"/>
          <w:kern w:val="0"/>
          <w:szCs w:val="21"/>
        </w:rPr>
        <w:t>____</w:t>
      </w:r>
      <w:r>
        <w:rPr>
          <w:color w:val="000000"/>
          <w:kern w:val="0"/>
          <w:szCs w:val="21"/>
        </w:rPr>
        <w:t>"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>
      <w:pPr>
        <w:pStyle w:val="16"/>
        <w:spacing w:line="336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_________,  %esi    # </w:t>
      </w:r>
      <w:r>
        <w:rPr>
          <w:color w:val="000000"/>
          <w:kern w:val="0"/>
          <w:szCs w:val="21"/>
        </w:rPr>
        <w:t xml:space="preserve">esi </w:t>
      </w:r>
      <w:r>
        <w:rPr>
          <w:rFonts w:hint="eastAsia"/>
          <w:color w:val="000000"/>
          <w:kern w:val="0"/>
          <w:szCs w:val="21"/>
        </w:rPr>
        <w:t>存放b</w:t>
      </w:r>
      <w:r>
        <w:rPr>
          <w:color w:val="000000"/>
          <w:kern w:val="0"/>
          <w:szCs w:val="21"/>
        </w:rPr>
        <w:t xml:space="preserve">uf </w:t>
      </w:r>
      <w:r>
        <w:rPr>
          <w:rFonts w:hint="eastAsia"/>
          <w:color w:val="000000"/>
          <w:kern w:val="0"/>
          <w:szCs w:val="21"/>
        </w:rPr>
        <w:t>数组元素的下标</w:t>
      </w:r>
    </w:p>
    <w:p>
      <w:pPr>
        <w:pStyle w:val="16"/>
        <w:spacing w:line="336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_________,  %ecx   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buf(%esi),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</w:t>
      </w:r>
      <w:r>
        <w:rPr>
          <w:rFonts w:hint="eastAsia"/>
          <w:color w:val="000000"/>
          <w:kern w:val="0"/>
          <w:szCs w:val="21"/>
        </w:rPr>
        <w:t>a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z</w:t>
      </w:r>
      <w:r>
        <w:rPr>
          <w:color w:val="000000"/>
          <w:kern w:val="0"/>
          <w:szCs w:val="21"/>
        </w:rPr>
        <w:t>’</w:t>
      </w:r>
      <w:r>
        <w:rPr>
          <w:rFonts w:hint="eastAsia"/>
          <w:color w:val="000000"/>
          <w:kern w:val="0"/>
          <w:szCs w:val="21"/>
        </w:rPr>
        <w:t>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add  ___________,  %al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%al,  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next: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___________________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 xml:space="preserve">jmp  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>
      <w:pPr>
        <w:pStyle w:val="16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over: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$fmt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$1,  %eax  # 程序正常退出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>
      <w:pPr>
        <w:pStyle w:val="16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int  </w:t>
      </w:r>
      <w:ins w:id="9" w:author="李海波" w:date="2023-11-16T22:53:53Z">
        <w:r>
          <w:rPr>
            <w:rFonts w:hint="eastAsia"/>
            <w:color w:val="000000"/>
            <w:kern w:val="0"/>
            <w:szCs w:val="21"/>
            <w:lang w:val="en-US" w:eastAsia="zh-CN"/>
          </w:rPr>
          <w:t>$</w:t>
        </w:r>
      </w:ins>
      <w:bookmarkStart w:id="1" w:name="_GoBack"/>
      <w:bookmarkEnd w:id="1"/>
      <w:r>
        <w:rPr>
          <w:rFonts w:hint="eastAsia"/>
          <w:color w:val="000000"/>
          <w:kern w:val="0"/>
          <w:szCs w:val="21"/>
        </w:rPr>
        <w:t>0x80</w:t>
      </w:r>
      <w:del w:id="10" w:author="李海波" w:date="2023-11-16T22:53:50Z">
        <w:r>
          <w:rPr>
            <w:rFonts w:hint="eastAsia"/>
            <w:color w:val="000000"/>
            <w:kern w:val="0"/>
            <w:szCs w:val="21"/>
          </w:rPr>
          <w:delText>h</w:delText>
        </w:r>
      </w:del>
    </w:p>
    <w:p>
      <w:pPr>
        <w:pStyle w:val="16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程序优化 （</w:t>
      </w:r>
      <w:r>
        <w:rPr>
          <w:b/>
          <w:szCs w:val="21"/>
        </w:rPr>
        <w:t>共2</w:t>
      </w:r>
      <w:r>
        <w:rPr>
          <w:rFonts w:hint="eastAsia"/>
          <w:b/>
          <w:szCs w:val="21"/>
        </w:rPr>
        <w:t>0</w:t>
      </w:r>
      <w:r>
        <w:rPr>
          <w:b/>
          <w:szCs w:val="21"/>
        </w:rPr>
        <w:t>分）</w:t>
      </w: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</w:p>
    <w:p>
      <w:pPr>
        <w:spacing w:line="300" w:lineRule="auto"/>
        <w:ind w:firstLine="315" w:firstLineChars="150"/>
        <w:rPr>
          <w:szCs w:val="21"/>
        </w:rPr>
      </w:pPr>
    </w:p>
    <w:p>
      <w:pPr>
        <w:spacing w:line="300" w:lineRule="auto"/>
        <w:ind w:firstLine="315" w:firstLineChars="150"/>
        <w:rPr>
          <w:szCs w:val="21"/>
        </w:rPr>
      </w:pPr>
    </w:p>
    <w:p>
      <w:pPr>
        <w:pStyle w:val="19"/>
        <w:numPr>
          <w:ilvl w:val="0"/>
          <w:numId w:val="4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对C程序进行编译时，编译器可以做优化工作。请举出</w:t>
      </w:r>
      <w:r>
        <w:rPr>
          <w:szCs w:val="21"/>
        </w:rPr>
        <w:t>5</w:t>
      </w:r>
      <w:r>
        <w:rPr>
          <w:rFonts w:hint="eastAsia"/>
          <w:szCs w:val="21"/>
        </w:rPr>
        <w:t>个不同的优化场景，说明做了什么优化，以及能加快执行速度的原因。 (</w:t>
      </w:r>
      <w:r>
        <w:rPr>
          <w:szCs w:val="21"/>
        </w:rPr>
        <w:t xml:space="preserve">10 </w:t>
      </w:r>
      <w:r>
        <w:rPr>
          <w:rFonts w:hint="eastAsia"/>
          <w:szCs w:val="21"/>
        </w:rPr>
        <w:t xml:space="preserve">分) </w:t>
      </w: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pStyle w:val="19"/>
        <w:spacing w:line="300" w:lineRule="auto"/>
        <w:ind w:left="675" w:firstLine="0" w:firstLineChars="0"/>
        <w:rPr>
          <w:szCs w:val="21"/>
        </w:rPr>
      </w:pPr>
    </w:p>
    <w:p>
      <w:pPr>
        <w:spacing w:line="30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2、如下的 C语言程序段的功能，其编译后调试版本的汇编语言代码如下(注：在反汇编时，勾选显示符号名)。(10分)</w:t>
      </w:r>
    </w:p>
    <w:p>
      <w:pPr>
        <w:ind w:left="420" w:left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for(i=0;i&lt;5;i++)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sum+=array[i]:</w:t>
      </w:r>
    </w:p>
    <w:p>
      <w:pPr>
        <w:spacing w:line="264" w:lineRule="auto"/>
      </w:pPr>
      <w:r>
        <w:rPr>
          <w:rFonts w:hint="eastAsia"/>
        </w:rPr>
        <w:t>0x080491b8 &lt;+66&gt;:    mov1  $0x0,  -0x28(%ebp)</w:t>
      </w:r>
    </w:p>
    <w:p>
      <w:pPr>
        <w:spacing w:line="264" w:lineRule="auto"/>
      </w:pPr>
      <w:r>
        <w:rPr>
          <w:rFonts w:hint="eastAsia"/>
        </w:rPr>
        <w:t>0x080491bf &lt;+73&gt;:    jmp  491cf&lt;sm+89&gt;</w:t>
      </w:r>
    </w:p>
    <w:p>
      <w:pPr>
        <w:spacing w:line="264" w:lineRule="auto"/>
      </w:pPr>
      <w:r>
        <w:rPr>
          <w:rFonts w:hint="eastAsia"/>
        </w:rPr>
        <w:t>0x080491c1 &lt;+75&gt;:    mov  -0x28(%ebp),  %eax</w:t>
      </w:r>
    </w:p>
    <w:p>
      <w:pPr>
        <w:spacing w:line="264" w:lineRule="auto"/>
      </w:pPr>
      <w:r>
        <w:rPr>
          <w:rFonts w:hint="eastAsia"/>
        </w:rPr>
        <w:t>0x080491c4 &lt;+78&gt;:    mov  -0x20(%ebp,%eax,4),  %eax</w:t>
      </w:r>
    </w:p>
    <w:p>
      <w:pPr>
        <w:spacing w:line="264" w:lineRule="auto"/>
      </w:pPr>
      <w:r>
        <w:rPr>
          <w:rFonts w:hint="eastAsia"/>
        </w:rPr>
        <w:t>0x080491c8 &lt;+82&gt;:    add   %eax,  -0x24(%ebp)</w:t>
      </w:r>
    </w:p>
    <w:p>
      <w:pPr>
        <w:spacing w:line="264" w:lineRule="auto"/>
      </w:pPr>
      <w:r>
        <w:rPr>
          <w:rFonts w:hint="eastAsia"/>
        </w:rPr>
        <w:t>0x080491cb &lt;+85&gt;:    addl  $0x1,  -0x28(%ebp)</w:t>
      </w:r>
    </w:p>
    <w:p>
      <w:pPr>
        <w:spacing w:line="264" w:lineRule="auto"/>
      </w:pPr>
      <w:r>
        <w:rPr>
          <w:rFonts w:hint="eastAsia"/>
        </w:rPr>
        <w:t>0x080491cf &lt;+89&gt;:    cmp1  $0x4,  -0x28(%ebp)</w:t>
      </w:r>
    </w:p>
    <w:p>
      <w:pPr>
        <w:spacing w:line="264" w:lineRule="auto"/>
      </w:pPr>
      <w:r>
        <w:rPr>
          <w:rFonts w:hint="eastAsia"/>
        </w:rPr>
        <w:t>0x080491d3 &lt;+93&gt;:    jle  0x80491c1 &lt;sum+75&gt;</w:t>
      </w:r>
    </w:p>
    <w:p>
      <w:pPr>
        <w:spacing w:line="264" w:lineRule="auto"/>
        <w:rPr>
          <w:szCs w:val="21"/>
        </w:rPr>
      </w:pPr>
      <w:r>
        <w:rPr>
          <w:color w:val="000000"/>
          <w:szCs w:val="21"/>
        </w:rPr>
        <w:t xml:space="preserve">(1) </w:t>
      </w:r>
      <w:r>
        <w:rPr>
          <w:rFonts w:hint="eastAsia"/>
          <w:color w:val="000000"/>
          <w:szCs w:val="21"/>
        </w:rPr>
        <w:t>指出该段程序执行效率不高的原因。（4分）</w:t>
      </w: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</w:p>
    <w:p>
      <w:pPr>
        <w:spacing w:line="264" w:lineRule="auto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)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编写相应的优化汇编语言程序段，以提高程序的执行效率。(</w:t>
      </w:r>
      <w:r>
        <w:rPr>
          <w:szCs w:val="21"/>
        </w:rPr>
        <w:t>6</w:t>
      </w:r>
      <w:r>
        <w:rPr>
          <w:rFonts w:hint="eastAsia"/>
          <w:szCs w:val="21"/>
        </w:rPr>
        <w:t>分)</w:t>
      </w:r>
    </w:p>
    <w:p>
      <w:pPr>
        <w:spacing w:line="264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要求优化</w:t>
      </w:r>
      <w:r>
        <w:rPr>
          <w:szCs w:val="21"/>
        </w:rPr>
        <w:t>时保留循环结</w:t>
      </w:r>
      <w:r>
        <w:rPr>
          <w:rFonts w:hint="eastAsia"/>
          <w:szCs w:val="21"/>
        </w:rPr>
        <w:t>构，在优化程序段中可以用标号来代替转移指令的目的地址，要求写出寄存器的</w:t>
      </w:r>
      <w:r>
        <w:rPr>
          <w:szCs w:val="21"/>
        </w:rPr>
        <w:t>分配（</w:t>
      </w:r>
      <w:r>
        <w:rPr>
          <w:rFonts w:hint="eastAsia"/>
          <w:szCs w:val="21"/>
        </w:rPr>
        <w:t>即</w:t>
      </w:r>
      <w:r>
        <w:rPr>
          <w:szCs w:val="21"/>
        </w:rPr>
        <w:t>与变量的绑定关系）。</w:t>
      </w: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7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color w:val="000000"/>
                <w:sz w:val="24"/>
              </w:rPr>
            </w:pPr>
          </w:p>
        </w:tc>
      </w:tr>
    </w:tbl>
    <w:p>
      <w:pPr>
        <w:pStyle w:val="16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程序的链接问答</w:t>
      </w:r>
      <w:r>
        <w:rPr>
          <w:b/>
          <w:szCs w:val="21"/>
        </w:rPr>
        <w:t>（10分）</w:t>
      </w:r>
    </w:p>
    <w:p>
      <w:pPr>
        <w:spacing w:line="300" w:lineRule="auto"/>
        <w:rPr>
          <w:szCs w:val="21"/>
        </w:rPr>
      </w:pPr>
    </w:p>
    <w:p>
      <w:pPr>
        <w:spacing w:line="300" w:lineRule="auto"/>
        <w:rPr>
          <w:szCs w:val="21"/>
        </w:rPr>
      </w:pP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在对一个C程序文件进行编译和汇编后，生成的可重定位目标文件(</w:t>
      </w:r>
      <w:r>
        <w:rPr>
          <w:szCs w:val="21"/>
        </w:rPr>
        <w:t>obj</w:t>
      </w:r>
      <w:r>
        <w:rPr>
          <w:rFonts w:hint="eastAsia"/>
          <w:szCs w:val="21"/>
        </w:rPr>
        <w:t>文件，或者 .</w:t>
      </w:r>
      <w:r>
        <w:rPr>
          <w:szCs w:val="21"/>
        </w:rPr>
        <w:t>o</w:t>
      </w:r>
      <w:r>
        <w:rPr>
          <w:rFonts w:hint="eastAsia"/>
          <w:szCs w:val="21"/>
        </w:rPr>
        <w:t>文件</w:t>
      </w:r>
      <w:r>
        <w:rPr>
          <w:szCs w:val="21"/>
        </w:rPr>
        <w:t>)</w:t>
      </w:r>
      <w:r>
        <w:rPr>
          <w:rFonts w:hint="eastAsia"/>
          <w:szCs w:val="21"/>
        </w:rPr>
        <w:t>，一般由哪些节组成（至少说出6个组成部分的名字）？（3分）</w:t>
      </w:r>
    </w:p>
    <w:p>
      <w:pPr>
        <w:pStyle w:val="19"/>
        <w:spacing w:line="300" w:lineRule="auto"/>
        <w:ind w:left="780" w:firstLine="0" w:firstLineChars="0"/>
        <w:rPr>
          <w:szCs w:val="21"/>
        </w:rPr>
      </w:pPr>
    </w:p>
    <w:p>
      <w:pPr>
        <w:pStyle w:val="19"/>
        <w:spacing w:line="300" w:lineRule="auto"/>
        <w:ind w:left="780" w:firstLine="0" w:firstLineChars="0"/>
        <w:rPr>
          <w:szCs w:val="21"/>
        </w:rPr>
      </w:pP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C程序中，什么符号需要重定位？什么符号不需要重定位？（2分）</w:t>
      </w:r>
    </w:p>
    <w:p>
      <w:pPr>
        <w:pStyle w:val="19"/>
        <w:ind w:firstLine="422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9"/>
        <w:spacing w:line="300" w:lineRule="auto"/>
        <w:ind w:left="780" w:firstLine="0"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9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 xml:space="preserve">设有一个函数中，有语句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=g; </w:t>
      </w:r>
      <w:r>
        <w:rPr>
          <w:rFonts w:hint="eastAsia"/>
          <w:szCs w:val="21"/>
        </w:rPr>
        <w:t>其中g是一个</w:t>
      </w:r>
      <w:r>
        <w:rPr>
          <w:szCs w:val="21"/>
        </w:rPr>
        <w:t>初值为</w:t>
      </w:r>
      <w:r>
        <w:rPr>
          <w:rFonts w:hint="eastAsia"/>
          <w:szCs w:val="21"/>
        </w:rPr>
        <w:t>20的int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>
        <w:rPr>
          <w:szCs w:val="21"/>
        </w:rPr>
        <w:t>g</w:t>
      </w:r>
      <w:r>
        <w:rPr>
          <w:rFonts w:hint="eastAsia"/>
          <w:szCs w:val="21"/>
        </w:rPr>
        <w:t>的定义(</w:t>
      </w:r>
      <w:r>
        <w:rPr>
          <w:szCs w:val="21"/>
        </w:rPr>
        <w:t>int g=20;)和x=g</w:t>
      </w:r>
      <w:r>
        <w:rPr>
          <w:rFonts w:hint="eastAsia"/>
          <w:szCs w:val="21"/>
        </w:rPr>
        <w:t>编译</w:t>
      </w:r>
      <w:r>
        <w:rPr>
          <w:szCs w:val="21"/>
        </w:rPr>
        <w:t>时</w:t>
      </w:r>
      <w:r>
        <w:rPr>
          <w:rFonts w:hint="eastAsia"/>
          <w:szCs w:val="21"/>
        </w:rPr>
        <w:t>，在可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目标文件中会生成哪些信息？（5分）</w:t>
      </w:r>
    </w:p>
    <w:p>
      <w:pPr>
        <w:pStyle w:val="16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418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184489359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8</w:t>
    </w:r>
    <w:r>
      <w:fldChar w:fldCharType="end"/>
    </w:r>
    <w:r>
      <w:rPr>
        <w:rFonts w:hint="eastAsia"/>
      </w:rPr>
      <w:t xml:space="preserve">页  </w: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60114511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8</w:t>
    </w:r>
    <w:r>
      <w:fldChar w:fldCharType="end"/>
    </w:r>
    <w:r>
      <w:rPr>
        <w:rFonts w:hint="eastAsia"/>
      </w:rPr>
      <w:t xml:space="preserve">页  </w:t>
    </w:r>
  </w:p>
  <w:p>
    <w:pPr>
      <w:pStyle w:val="4"/>
      <w:tabs>
        <w:tab w:val="left" w:pos="5290"/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left" w:pos="4007"/>
        <w:tab w:val="center" w:pos="4393"/>
      </w:tabs>
      <w:jc w:val="left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  <w:p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/>
                  <w:p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029C9"/>
    <w:multiLevelType w:val="multilevel"/>
    <w:tmpl w:val="0A6029C9"/>
    <w:lvl w:ilvl="0" w:tentative="0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1">
    <w:nsid w:val="1ABA16A4"/>
    <w:multiLevelType w:val="multilevel"/>
    <w:tmpl w:val="1ABA16A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FF5B00"/>
    <w:multiLevelType w:val="multilevel"/>
    <w:tmpl w:val="1EFF5B0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BE04ADE"/>
    <w:multiLevelType w:val="multilevel"/>
    <w:tmpl w:val="3BE04ADE"/>
    <w:lvl w:ilvl="0" w:tentative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4">
    <w:nsid w:val="50686A7E"/>
    <w:multiLevelType w:val="multilevel"/>
    <w:tmpl w:val="50686A7E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向阳 许">
    <w15:presenceInfo w15:providerId="Windows Live" w15:userId="498cba3d8847b066"/>
  </w15:person>
  <w15:person w15:author="李海波">
    <w15:presenceInfo w15:providerId="WPS Office" w15:userId="30246899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11BC"/>
    <w:rsid w:val="00017D79"/>
    <w:rsid w:val="0003294C"/>
    <w:rsid w:val="0003687B"/>
    <w:rsid w:val="00037E6C"/>
    <w:rsid w:val="000431AC"/>
    <w:rsid w:val="000550D2"/>
    <w:rsid w:val="0006465C"/>
    <w:rsid w:val="00070D46"/>
    <w:rsid w:val="00083025"/>
    <w:rsid w:val="00085A3D"/>
    <w:rsid w:val="00093FE1"/>
    <w:rsid w:val="00096419"/>
    <w:rsid w:val="000A391B"/>
    <w:rsid w:val="000A56D7"/>
    <w:rsid w:val="000B6D99"/>
    <w:rsid w:val="000B72A8"/>
    <w:rsid w:val="000C1C67"/>
    <w:rsid w:val="000D3C70"/>
    <w:rsid w:val="000F0697"/>
    <w:rsid w:val="000F3B65"/>
    <w:rsid w:val="00104599"/>
    <w:rsid w:val="00104867"/>
    <w:rsid w:val="00105F76"/>
    <w:rsid w:val="00113A52"/>
    <w:rsid w:val="00113B1A"/>
    <w:rsid w:val="00116511"/>
    <w:rsid w:val="00131CD2"/>
    <w:rsid w:val="00132F39"/>
    <w:rsid w:val="0014077B"/>
    <w:rsid w:val="00140DBA"/>
    <w:rsid w:val="00150AAC"/>
    <w:rsid w:val="00161F78"/>
    <w:rsid w:val="00166E01"/>
    <w:rsid w:val="001842F6"/>
    <w:rsid w:val="001845B4"/>
    <w:rsid w:val="0018612B"/>
    <w:rsid w:val="00195F6A"/>
    <w:rsid w:val="001A0C48"/>
    <w:rsid w:val="001A4395"/>
    <w:rsid w:val="001C6D84"/>
    <w:rsid w:val="001D2DBD"/>
    <w:rsid w:val="001D797F"/>
    <w:rsid w:val="001D7F55"/>
    <w:rsid w:val="001E109B"/>
    <w:rsid w:val="001E2EEF"/>
    <w:rsid w:val="001F1A19"/>
    <w:rsid w:val="00202F47"/>
    <w:rsid w:val="00202FA0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70893"/>
    <w:rsid w:val="00276130"/>
    <w:rsid w:val="00276F34"/>
    <w:rsid w:val="00284721"/>
    <w:rsid w:val="002866E0"/>
    <w:rsid w:val="0029456D"/>
    <w:rsid w:val="002950C4"/>
    <w:rsid w:val="002B5418"/>
    <w:rsid w:val="002B67DB"/>
    <w:rsid w:val="002B79B8"/>
    <w:rsid w:val="002D2A47"/>
    <w:rsid w:val="002D3E62"/>
    <w:rsid w:val="002E548A"/>
    <w:rsid w:val="002F3286"/>
    <w:rsid w:val="002F5850"/>
    <w:rsid w:val="0030282B"/>
    <w:rsid w:val="00307D13"/>
    <w:rsid w:val="00322C42"/>
    <w:rsid w:val="0033441B"/>
    <w:rsid w:val="00345EBF"/>
    <w:rsid w:val="003509EA"/>
    <w:rsid w:val="003544AE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E2FCC"/>
    <w:rsid w:val="003E4C40"/>
    <w:rsid w:val="003F7E04"/>
    <w:rsid w:val="00401D00"/>
    <w:rsid w:val="00412F9D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D40AD"/>
    <w:rsid w:val="004E43CC"/>
    <w:rsid w:val="00502986"/>
    <w:rsid w:val="005179D7"/>
    <w:rsid w:val="005347B1"/>
    <w:rsid w:val="00535CDD"/>
    <w:rsid w:val="00535D36"/>
    <w:rsid w:val="00544B25"/>
    <w:rsid w:val="00545977"/>
    <w:rsid w:val="0054730E"/>
    <w:rsid w:val="005532AF"/>
    <w:rsid w:val="00553430"/>
    <w:rsid w:val="00555FD4"/>
    <w:rsid w:val="00560576"/>
    <w:rsid w:val="00562648"/>
    <w:rsid w:val="00566505"/>
    <w:rsid w:val="00571E13"/>
    <w:rsid w:val="00573ED6"/>
    <w:rsid w:val="0058122E"/>
    <w:rsid w:val="00582320"/>
    <w:rsid w:val="00583723"/>
    <w:rsid w:val="00586ECA"/>
    <w:rsid w:val="005A0FFC"/>
    <w:rsid w:val="005A14FB"/>
    <w:rsid w:val="005A171D"/>
    <w:rsid w:val="005A1C6C"/>
    <w:rsid w:val="005B2E69"/>
    <w:rsid w:val="005C23BC"/>
    <w:rsid w:val="005C31D3"/>
    <w:rsid w:val="005E0FEF"/>
    <w:rsid w:val="005F0BA7"/>
    <w:rsid w:val="005F6122"/>
    <w:rsid w:val="006009F9"/>
    <w:rsid w:val="00602C4B"/>
    <w:rsid w:val="006051AD"/>
    <w:rsid w:val="0060763C"/>
    <w:rsid w:val="00610AD2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F5B35"/>
    <w:rsid w:val="00700798"/>
    <w:rsid w:val="00701431"/>
    <w:rsid w:val="00706EF1"/>
    <w:rsid w:val="0070792B"/>
    <w:rsid w:val="0072213D"/>
    <w:rsid w:val="00734C80"/>
    <w:rsid w:val="0074184A"/>
    <w:rsid w:val="00745AE0"/>
    <w:rsid w:val="007473C2"/>
    <w:rsid w:val="00755E07"/>
    <w:rsid w:val="00761FDD"/>
    <w:rsid w:val="0076472E"/>
    <w:rsid w:val="0076505E"/>
    <w:rsid w:val="007711EF"/>
    <w:rsid w:val="00773DFE"/>
    <w:rsid w:val="00774234"/>
    <w:rsid w:val="007A1294"/>
    <w:rsid w:val="007B4B52"/>
    <w:rsid w:val="007D193B"/>
    <w:rsid w:val="007E27D6"/>
    <w:rsid w:val="007F08B9"/>
    <w:rsid w:val="007F14DB"/>
    <w:rsid w:val="00802792"/>
    <w:rsid w:val="0082077F"/>
    <w:rsid w:val="008420F0"/>
    <w:rsid w:val="008445EC"/>
    <w:rsid w:val="0084564A"/>
    <w:rsid w:val="00855D84"/>
    <w:rsid w:val="0085634A"/>
    <w:rsid w:val="00862747"/>
    <w:rsid w:val="00867F51"/>
    <w:rsid w:val="00872E97"/>
    <w:rsid w:val="00883B13"/>
    <w:rsid w:val="00883F59"/>
    <w:rsid w:val="00885F18"/>
    <w:rsid w:val="00897F94"/>
    <w:rsid w:val="008A29F5"/>
    <w:rsid w:val="008A6410"/>
    <w:rsid w:val="008B406C"/>
    <w:rsid w:val="008B586F"/>
    <w:rsid w:val="008D563F"/>
    <w:rsid w:val="008E44A2"/>
    <w:rsid w:val="008E584E"/>
    <w:rsid w:val="00903721"/>
    <w:rsid w:val="00922989"/>
    <w:rsid w:val="00925399"/>
    <w:rsid w:val="00927441"/>
    <w:rsid w:val="00927BCB"/>
    <w:rsid w:val="00945F1F"/>
    <w:rsid w:val="009615A6"/>
    <w:rsid w:val="00981C38"/>
    <w:rsid w:val="009A65A2"/>
    <w:rsid w:val="009C5486"/>
    <w:rsid w:val="009C6D77"/>
    <w:rsid w:val="009D1551"/>
    <w:rsid w:val="009D18FF"/>
    <w:rsid w:val="009E2061"/>
    <w:rsid w:val="009E5387"/>
    <w:rsid w:val="009E6247"/>
    <w:rsid w:val="009F426E"/>
    <w:rsid w:val="009F58DF"/>
    <w:rsid w:val="00A2504A"/>
    <w:rsid w:val="00A40565"/>
    <w:rsid w:val="00A46A84"/>
    <w:rsid w:val="00A471BA"/>
    <w:rsid w:val="00A4756D"/>
    <w:rsid w:val="00A57196"/>
    <w:rsid w:val="00A57F33"/>
    <w:rsid w:val="00A7566F"/>
    <w:rsid w:val="00A85912"/>
    <w:rsid w:val="00A91638"/>
    <w:rsid w:val="00AA08F7"/>
    <w:rsid w:val="00AA4DC1"/>
    <w:rsid w:val="00AB3F31"/>
    <w:rsid w:val="00AD3B6D"/>
    <w:rsid w:val="00AE1284"/>
    <w:rsid w:val="00AE27E9"/>
    <w:rsid w:val="00AE3C34"/>
    <w:rsid w:val="00AE4BCD"/>
    <w:rsid w:val="00AE6F3E"/>
    <w:rsid w:val="00AF0D21"/>
    <w:rsid w:val="00AF5D98"/>
    <w:rsid w:val="00B010AC"/>
    <w:rsid w:val="00B02DD9"/>
    <w:rsid w:val="00B10CE4"/>
    <w:rsid w:val="00B14B3B"/>
    <w:rsid w:val="00B227D7"/>
    <w:rsid w:val="00B233A4"/>
    <w:rsid w:val="00B3134C"/>
    <w:rsid w:val="00B47738"/>
    <w:rsid w:val="00B57519"/>
    <w:rsid w:val="00B6169C"/>
    <w:rsid w:val="00B80D0B"/>
    <w:rsid w:val="00B902EC"/>
    <w:rsid w:val="00B970B9"/>
    <w:rsid w:val="00BA5569"/>
    <w:rsid w:val="00BA6A50"/>
    <w:rsid w:val="00BB1A8E"/>
    <w:rsid w:val="00BB56E8"/>
    <w:rsid w:val="00BB59F4"/>
    <w:rsid w:val="00BC261A"/>
    <w:rsid w:val="00BC6F96"/>
    <w:rsid w:val="00BD4DEA"/>
    <w:rsid w:val="00BE0BA9"/>
    <w:rsid w:val="00BE354B"/>
    <w:rsid w:val="00BE53C3"/>
    <w:rsid w:val="00BF0D6E"/>
    <w:rsid w:val="00BF300B"/>
    <w:rsid w:val="00BF4294"/>
    <w:rsid w:val="00C003F2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50C20"/>
    <w:rsid w:val="00C52BED"/>
    <w:rsid w:val="00C57417"/>
    <w:rsid w:val="00C60BB7"/>
    <w:rsid w:val="00C63678"/>
    <w:rsid w:val="00C668C2"/>
    <w:rsid w:val="00C74F41"/>
    <w:rsid w:val="00C90746"/>
    <w:rsid w:val="00C9162C"/>
    <w:rsid w:val="00C96A07"/>
    <w:rsid w:val="00C97508"/>
    <w:rsid w:val="00CA1656"/>
    <w:rsid w:val="00CA5A6A"/>
    <w:rsid w:val="00CC02F6"/>
    <w:rsid w:val="00CD3666"/>
    <w:rsid w:val="00CD5CE5"/>
    <w:rsid w:val="00CE09D6"/>
    <w:rsid w:val="00CE2C54"/>
    <w:rsid w:val="00CE6A2A"/>
    <w:rsid w:val="00D016BE"/>
    <w:rsid w:val="00D11735"/>
    <w:rsid w:val="00D127DC"/>
    <w:rsid w:val="00D40956"/>
    <w:rsid w:val="00D40A68"/>
    <w:rsid w:val="00D413C6"/>
    <w:rsid w:val="00D43AC6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265C"/>
    <w:rsid w:val="00DD1B53"/>
    <w:rsid w:val="00DD3717"/>
    <w:rsid w:val="00DD5FDF"/>
    <w:rsid w:val="00DD7B62"/>
    <w:rsid w:val="00DE20E5"/>
    <w:rsid w:val="00E00533"/>
    <w:rsid w:val="00E13899"/>
    <w:rsid w:val="00E21018"/>
    <w:rsid w:val="00E31B64"/>
    <w:rsid w:val="00E374D0"/>
    <w:rsid w:val="00E4581B"/>
    <w:rsid w:val="00E52B53"/>
    <w:rsid w:val="00E620C5"/>
    <w:rsid w:val="00E662D9"/>
    <w:rsid w:val="00E66EE0"/>
    <w:rsid w:val="00E828CC"/>
    <w:rsid w:val="00E860D9"/>
    <w:rsid w:val="00E8753A"/>
    <w:rsid w:val="00E91AD4"/>
    <w:rsid w:val="00E9338D"/>
    <w:rsid w:val="00E97139"/>
    <w:rsid w:val="00EA19C4"/>
    <w:rsid w:val="00EA2FCD"/>
    <w:rsid w:val="00EC1274"/>
    <w:rsid w:val="00EC6F64"/>
    <w:rsid w:val="00EC7945"/>
    <w:rsid w:val="00ED08CF"/>
    <w:rsid w:val="00ED1CE9"/>
    <w:rsid w:val="00ED6E72"/>
    <w:rsid w:val="00EE2F50"/>
    <w:rsid w:val="00EE43D5"/>
    <w:rsid w:val="00EF778C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64466"/>
    <w:rsid w:val="00F6528D"/>
    <w:rsid w:val="00F66200"/>
    <w:rsid w:val="00F71FD9"/>
    <w:rsid w:val="00F75748"/>
    <w:rsid w:val="00FA217D"/>
    <w:rsid w:val="00FB580A"/>
    <w:rsid w:val="00FB5DDC"/>
    <w:rsid w:val="00FC4338"/>
    <w:rsid w:val="00FC4796"/>
    <w:rsid w:val="00FD095E"/>
    <w:rsid w:val="00FD642D"/>
    <w:rsid w:val="00FE7E9C"/>
    <w:rsid w:val="00FF568B"/>
    <w:rsid w:val="02A9449A"/>
    <w:rsid w:val="047E5ADE"/>
    <w:rsid w:val="04856456"/>
    <w:rsid w:val="05E63237"/>
    <w:rsid w:val="0885461B"/>
    <w:rsid w:val="09C21336"/>
    <w:rsid w:val="0A300C8C"/>
    <w:rsid w:val="0B8C77B9"/>
    <w:rsid w:val="0BF12B54"/>
    <w:rsid w:val="0EE20797"/>
    <w:rsid w:val="10232A03"/>
    <w:rsid w:val="111022AF"/>
    <w:rsid w:val="11F62307"/>
    <w:rsid w:val="12C86453"/>
    <w:rsid w:val="14E153AA"/>
    <w:rsid w:val="181932FF"/>
    <w:rsid w:val="19B22E0D"/>
    <w:rsid w:val="1B841830"/>
    <w:rsid w:val="1D1B46F3"/>
    <w:rsid w:val="1EE371AA"/>
    <w:rsid w:val="1F0A69EF"/>
    <w:rsid w:val="237516EE"/>
    <w:rsid w:val="260F6E55"/>
    <w:rsid w:val="276F3B8C"/>
    <w:rsid w:val="27C764FC"/>
    <w:rsid w:val="28F0650C"/>
    <w:rsid w:val="2A7D204E"/>
    <w:rsid w:val="316E43D2"/>
    <w:rsid w:val="32807B59"/>
    <w:rsid w:val="3356503C"/>
    <w:rsid w:val="38526AFA"/>
    <w:rsid w:val="3854774A"/>
    <w:rsid w:val="39230D92"/>
    <w:rsid w:val="3A1B49D4"/>
    <w:rsid w:val="3B865F24"/>
    <w:rsid w:val="3CE05DC4"/>
    <w:rsid w:val="3E0C7946"/>
    <w:rsid w:val="3F583A14"/>
    <w:rsid w:val="46E96892"/>
    <w:rsid w:val="474103BB"/>
    <w:rsid w:val="4BB26FFD"/>
    <w:rsid w:val="4C364A3C"/>
    <w:rsid w:val="4D0639D4"/>
    <w:rsid w:val="4DF67692"/>
    <w:rsid w:val="504A1775"/>
    <w:rsid w:val="51DC27B6"/>
    <w:rsid w:val="53DC53F9"/>
    <w:rsid w:val="54F60B03"/>
    <w:rsid w:val="56FF0400"/>
    <w:rsid w:val="5AF32C10"/>
    <w:rsid w:val="5B4019E8"/>
    <w:rsid w:val="5E627A15"/>
    <w:rsid w:val="61525B19"/>
    <w:rsid w:val="621B1E0A"/>
    <w:rsid w:val="621E20C4"/>
    <w:rsid w:val="659F1CF6"/>
    <w:rsid w:val="697A2D25"/>
    <w:rsid w:val="6A407FD4"/>
    <w:rsid w:val="6B1A411B"/>
    <w:rsid w:val="6D3D1A04"/>
    <w:rsid w:val="6EB50DCF"/>
    <w:rsid w:val="70780901"/>
    <w:rsid w:val="70FE7A58"/>
    <w:rsid w:val="71AD31EB"/>
    <w:rsid w:val="71E82A49"/>
    <w:rsid w:val="72424D2E"/>
    <w:rsid w:val="758073FF"/>
    <w:rsid w:val="75D33786"/>
    <w:rsid w:val="789D04F7"/>
    <w:rsid w:val="7B3C40D0"/>
    <w:rsid w:val="7CD360F5"/>
    <w:rsid w:val="7D0B26E6"/>
    <w:rsid w:val="7D8C3640"/>
    <w:rsid w:val="7DAE7CC2"/>
    <w:rsid w:val="7E8A50D8"/>
    <w:rsid w:val="7F3107D0"/>
    <w:rsid w:val="7F9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  <w:rPr>
      <w:kern w:val="0"/>
      <w:sz w:val="20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字符"/>
    <w:link w:val="3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808080"/>
    </w:rPr>
  </w:style>
  <w:style w:type="character" w:customStyle="1" w:styleId="15">
    <w:name w:val="页脚 字符"/>
    <w:basedOn w:val="9"/>
    <w:link w:val="4"/>
    <w:qFormat/>
    <w:uiPriority w:val="99"/>
    <w:rPr>
      <w:kern w:val="2"/>
      <w:sz w:val="18"/>
      <w:szCs w:val="18"/>
    </w:rPr>
  </w:style>
  <w:style w:type="paragraph" w:customStyle="1" w:styleId="16">
    <w:name w:val="列出段落11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link w:val="2"/>
    <w:qFormat/>
    <w:uiPriority w:val="0"/>
    <w:rPr>
      <w:szCs w:val="24"/>
    </w:rPr>
  </w:style>
  <w:style w:type="character" w:customStyle="1" w:styleId="18">
    <w:name w:val="批注文字 字符1"/>
    <w:basedOn w:val="9"/>
    <w:qFormat/>
    <w:uiPriority w:val="0"/>
    <w:rPr>
      <w:kern w:val="2"/>
      <w:sz w:val="21"/>
      <w:szCs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修订1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1">
    <w:name w:val="Revision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20CAF98AAE74043AC2CD6ED52AF3D1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EA8E7-8DA5-46B2-B678-5981B878C6F7}"/>
      </w:docPartPr>
      <w:docPartBody>
        <w:p>
          <w:pPr>
            <w:pStyle w:val="5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093E0D-00F0-4253-8A9E-F3D33A1A1AD1}"/>
      </w:docPartPr>
      <w:docPartBody>
        <w:p>
          <w:r>
            <w:rPr>
              <w:rStyle w:val="4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C1"/>
    <w:rsid w:val="000A0CF4"/>
    <w:rsid w:val="000F0583"/>
    <w:rsid w:val="00177721"/>
    <w:rsid w:val="001905D3"/>
    <w:rsid w:val="0029383D"/>
    <w:rsid w:val="002A48C1"/>
    <w:rsid w:val="004E6F36"/>
    <w:rsid w:val="00521CBC"/>
    <w:rsid w:val="00527989"/>
    <w:rsid w:val="00530BED"/>
    <w:rsid w:val="0059533F"/>
    <w:rsid w:val="005A672C"/>
    <w:rsid w:val="005E0B9E"/>
    <w:rsid w:val="00680C65"/>
    <w:rsid w:val="006F4814"/>
    <w:rsid w:val="00772749"/>
    <w:rsid w:val="008D3487"/>
    <w:rsid w:val="00933705"/>
    <w:rsid w:val="009D3B5A"/>
    <w:rsid w:val="009E34DE"/>
    <w:rsid w:val="00A86C67"/>
    <w:rsid w:val="00AC7D30"/>
    <w:rsid w:val="00B91A9B"/>
    <w:rsid w:val="00B960DB"/>
    <w:rsid w:val="00BA089B"/>
    <w:rsid w:val="00C51B94"/>
    <w:rsid w:val="00C83012"/>
    <w:rsid w:val="00CA1CAC"/>
    <w:rsid w:val="00D472C1"/>
    <w:rsid w:val="00DD5F9B"/>
    <w:rsid w:val="00E00F60"/>
    <w:rsid w:val="00E7711C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D20CAF98AAE74043AC2CD6ED52AF3D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21B05D-E7B5-4478-B0D6-04B52EA73B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数学与统计学院试卷模板</Company>
  <Pages>8</Pages>
  <Words>1018</Words>
  <Characters>5808</Characters>
  <Lines>48</Lines>
  <Paragraphs>13</Paragraphs>
  <TotalTime>29</TotalTime>
  <ScaleCrop>false</ScaleCrop>
  <LinksUpToDate>false</LinksUpToDate>
  <CharactersWithSpaces>6813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2019-10-18T02:21:00Z</dcterms:created>
  <dc:creator>huu</dc:creator>
  <cp:lastModifiedBy>李海波</cp:lastModifiedBy>
  <cp:lastPrinted>2022-11-29T09:05:00Z</cp:lastPrinted>
  <dcterms:modified xsi:type="dcterms:W3CDTF">2023-11-16T14:53:53Z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3D51282724DC4A9B8741322F7105718B_12</vt:lpwstr>
  </property>
</Properties>
</file>